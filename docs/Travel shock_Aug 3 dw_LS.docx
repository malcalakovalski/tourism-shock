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C5511" w14:textId="0D82C633" w:rsidR="00D57E53" w:rsidRPr="00012DA5" w:rsidRDefault="00AC0056" w:rsidP="00AC0056">
      <w:pPr>
        <w:jc w:val="center"/>
        <w:rPr>
          <w:sz w:val="56"/>
          <w:szCs w:val="56"/>
        </w:rPr>
      </w:pPr>
      <w:r w:rsidRPr="00012DA5">
        <w:rPr>
          <w:sz w:val="56"/>
          <w:szCs w:val="56"/>
        </w:rPr>
        <w:t>The Travel Shock</w:t>
      </w:r>
    </w:p>
    <w:p w14:paraId="6CFA3BE3" w14:textId="56D86E7F" w:rsidR="00AC0056" w:rsidRDefault="00AC0056" w:rsidP="00AC0056">
      <w:pPr>
        <w:jc w:val="center"/>
      </w:pPr>
    </w:p>
    <w:p w14:paraId="4813E1DE" w14:textId="47547E04" w:rsidR="00AC0056" w:rsidRPr="00012DA5" w:rsidRDefault="00AC0056" w:rsidP="00AC0056">
      <w:pPr>
        <w:jc w:val="center"/>
        <w:rPr>
          <w:sz w:val="36"/>
          <w:szCs w:val="36"/>
        </w:rPr>
      </w:pPr>
      <w:r w:rsidRPr="00012DA5">
        <w:rPr>
          <w:sz w:val="36"/>
          <w:szCs w:val="36"/>
        </w:rPr>
        <w:t>Gian Maria Milesi Ferretti</w:t>
      </w:r>
    </w:p>
    <w:p w14:paraId="0F7336F9" w14:textId="135F6B21" w:rsidR="00AC0056" w:rsidRPr="00012DA5" w:rsidRDefault="00AC0056" w:rsidP="00AC0056">
      <w:pPr>
        <w:jc w:val="center"/>
        <w:rPr>
          <w:sz w:val="28"/>
          <w:szCs w:val="28"/>
        </w:rPr>
      </w:pPr>
      <w:r w:rsidRPr="00012DA5">
        <w:rPr>
          <w:sz w:val="28"/>
          <w:szCs w:val="28"/>
        </w:rPr>
        <w:t>Hutchins Center</w:t>
      </w:r>
    </w:p>
    <w:p w14:paraId="4E9D910D" w14:textId="6CA5C1FC" w:rsidR="00AC0056" w:rsidRDefault="00AC0056" w:rsidP="00AC0056">
      <w:pPr>
        <w:jc w:val="center"/>
        <w:rPr>
          <w:sz w:val="28"/>
          <w:szCs w:val="28"/>
        </w:rPr>
      </w:pPr>
      <w:r w:rsidRPr="00012DA5">
        <w:rPr>
          <w:sz w:val="28"/>
          <w:szCs w:val="28"/>
        </w:rPr>
        <w:t>The Brookings Institution</w:t>
      </w:r>
    </w:p>
    <w:p w14:paraId="2E0FD387" w14:textId="30329E5D" w:rsidR="00C82D95" w:rsidRDefault="00C82D95" w:rsidP="00AC0056">
      <w:pPr>
        <w:jc w:val="center"/>
        <w:rPr>
          <w:sz w:val="28"/>
          <w:szCs w:val="28"/>
        </w:rPr>
      </w:pPr>
    </w:p>
    <w:p w14:paraId="20F211BB" w14:textId="30E18027" w:rsidR="00C82D95" w:rsidRDefault="00C82D95" w:rsidP="00AC0056">
      <w:pPr>
        <w:jc w:val="center"/>
        <w:rPr>
          <w:sz w:val="28"/>
          <w:szCs w:val="28"/>
        </w:rPr>
      </w:pPr>
      <w:r>
        <w:rPr>
          <w:sz w:val="28"/>
          <w:szCs w:val="28"/>
        </w:rPr>
        <w:t>First draft: July 30, 2021</w:t>
      </w:r>
    </w:p>
    <w:p w14:paraId="55FE166F" w14:textId="57D62855" w:rsidR="00C500F7" w:rsidRPr="00012DA5" w:rsidRDefault="00C500F7" w:rsidP="00AC0056">
      <w:pPr>
        <w:jc w:val="center"/>
        <w:rPr>
          <w:sz w:val="28"/>
          <w:szCs w:val="28"/>
        </w:rPr>
      </w:pPr>
      <w:r>
        <w:rPr>
          <w:sz w:val="28"/>
          <w:szCs w:val="28"/>
        </w:rPr>
        <w:t>This draft: August 3, 2021</w:t>
      </w:r>
    </w:p>
    <w:p w14:paraId="47D37EEF" w14:textId="17B98173" w:rsidR="00AC0056" w:rsidRDefault="00AC0056" w:rsidP="00AC0056">
      <w:pPr>
        <w:jc w:val="center"/>
      </w:pPr>
    </w:p>
    <w:p w14:paraId="42A7DE76" w14:textId="5581BFF0" w:rsidR="00AC0056" w:rsidRDefault="00AC0056" w:rsidP="00AC0056">
      <w:pPr>
        <w:jc w:val="center"/>
      </w:pPr>
      <w:r>
        <w:t>Abstract</w:t>
      </w:r>
    </w:p>
    <w:p w14:paraId="6DAD4110" w14:textId="0E5F075C" w:rsidR="004E2D19" w:rsidRDefault="0005663F" w:rsidP="00AC0056">
      <w:r>
        <w:t>T</w:t>
      </w:r>
      <w:r w:rsidR="00AC0056">
        <w:t>he COVID</w:t>
      </w:r>
      <w:r w:rsidR="00332708">
        <w:t>-19</w:t>
      </w:r>
      <w:r w:rsidR="00AC0056">
        <w:t xml:space="preserve"> pandemic has </w:t>
      </w:r>
      <w:r>
        <w:t>led to</w:t>
      </w:r>
      <w:r w:rsidR="00AC0056">
        <w:t xml:space="preserve"> a collapse in </w:t>
      </w:r>
      <w:r w:rsidR="004E2D19">
        <w:t xml:space="preserve">international </w:t>
      </w:r>
      <w:r w:rsidR="00AC0056">
        <w:t xml:space="preserve">travel and tourism. This </w:t>
      </w:r>
      <w:r w:rsidR="00CA147F">
        <w:t>paper</w:t>
      </w:r>
      <w:r w:rsidR="00AC0056">
        <w:t xml:space="preserve"> </w:t>
      </w:r>
      <w:r w:rsidR="004E2D19">
        <w:t xml:space="preserve">explores how </w:t>
      </w:r>
      <w:r w:rsidR="00AC0056">
        <w:t xml:space="preserve">the </w:t>
      </w:r>
      <w:r w:rsidR="004E2D19">
        <w:t xml:space="preserve">cross-country </w:t>
      </w:r>
      <w:r w:rsidR="00AC0056">
        <w:t>i</w:t>
      </w:r>
      <w:r w:rsidR="00D470E8">
        <w:t>mpact</w:t>
      </w:r>
      <w:r w:rsidR="00AC0056">
        <w:t xml:space="preserve"> of the </w:t>
      </w:r>
      <w:r w:rsidR="00AA0ACD">
        <w:t xml:space="preserve">pandemic </w:t>
      </w:r>
      <w:r w:rsidR="004E2D19">
        <w:t xml:space="preserve">relates to </w:t>
      </w:r>
      <w:r w:rsidR="00AC0056">
        <w:t xml:space="preserve">countries’ dependence on </w:t>
      </w:r>
      <w:r w:rsidR="004E2D19">
        <w:t xml:space="preserve">these activities as a source of revenue. </w:t>
      </w:r>
      <w:r w:rsidR="00E12B31">
        <w:t>I</w:t>
      </w:r>
      <w:r w:rsidR="00AC0056">
        <w:t xml:space="preserve">t first documents the size of the shock to </w:t>
      </w:r>
      <w:r w:rsidR="00AD680B">
        <w:t xml:space="preserve">net </w:t>
      </w:r>
      <w:r w:rsidR="00AC0056">
        <w:t xml:space="preserve">revenues from international travel and tourism for the balance of payments, </w:t>
      </w:r>
      <w:r w:rsidR="00BB6568">
        <w:t xml:space="preserve">which for </w:t>
      </w:r>
      <w:r w:rsidR="00D653A8">
        <w:t xml:space="preserve">the median </w:t>
      </w:r>
      <w:r w:rsidR="00BB6568">
        <w:t xml:space="preserve">highly tourism-dependent </w:t>
      </w:r>
      <w:r w:rsidR="00D653A8">
        <w:t xml:space="preserve">economy exceeded 10 percentage points of GDP, </w:t>
      </w:r>
      <w:r w:rsidR="0076335D">
        <w:t xml:space="preserve">leading to a sizable current account deterioration. </w:t>
      </w:r>
      <w:r w:rsidR="00B20BA4">
        <w:t>Indeed, e</w:t>
      </w:r>
      <w:r w:rsidR="00AC0056">
        <w:t xml:space="preserve">mpirical evidence suggests that </w:t>
      </w:r>
      <w:r w:rsidR="000459FA">
        <w:t xml:space="preserve">current account </w:t>
      </w:r>
      <w:r w:rsidR="00010545">
        <w:t>adjustment</w:t>
      </w:r>
      <w:r w:rsidR="000459FA">
        <w:t xml:space="preserve"> in 2020 </w:t>
      </w:r>
      <w:r w:rsidR="00010545">
        <w:t xml:space="preserve">relative to pre-crisis forecasts </w:t>
      </w:r>
      <w:r w:rsidR="000459FA">
        <w:t xml:space="preserve">was driven </w:t>
      </w:r>
      <w:r w:rsidR="00536A8C">
        <w:t xml:space="preserve">to </w:t>
      </w:r>
      <w:r w:rsidR="000459FA">
        <w:t xml:space="preserve">an important extent </w:t>
      </w:r>
      <w:r w:rsidR="00D86EAE">
        <w:t xml:space="preserve">by the </w:t>
      </w:r>
      <w:r w:rsidR="006170E5">
        <w:t xml:space="preserve">collapse in revenues and expenditures on international travel </w:t>
      </w:r>
      <w:r w:rsidR="00536A8C">
        <w:t xml:space="preserve">as well as by the collapse in oil prices. On the economic growth front, </w:t>
      </w:r>
      <w:r w:rsidR="00BB01A4">
        <w:t xml:space="preserve">the paper shows that </w:t>
      </w:r>
      <w:r w:rsidR="00B60986">
        <w:t>the share of tourism activities in GDP is the single most important predictor of the growth shortfall in 2020 triggered by the COVID-19 crisis, even when compared to a variety of measures of the severity of the pandemic</w:t>
      </w:r>
      <w:r w:rsidR="004E2D19">
        <w:t xml:space="preserve">.  </w:t>
      </w:r>
    </w:p>
    <w:p w14:paraId="539F9E2E" w14:textId="77777777" w:rsidR="00BD7D05" w:rsidRDefault="00BD7D05"/>
    <w:p w14:paraId="413BC9BD" w14:textId="77777777" w:rsidR="00BD7D05" w:rsidRDefault="00BD7D05"/>
    <w:p w14:paraId="69F835E4" w14:textId="77777777" w:rsidR="00BD7D05" w:rsidRDefault="00BD7D05"/>
    <w:p w14:paraId="77959798" w14:textId="19047B36" w:rsidR="00BD7D05" w:rsidDel="00C5573D" w:rsidRDefault="00BD7D05">
      <w:pPr>
        <w:rPr>
          <w:del w:id="0" w:author="Gian Maria Milesi-Ferretti" w:date="2021-08-04T15:48:00Z"/>
        </w:rPr>
      </w:pPr>
    </w:p>
    <w:p w14:paraId="1789BCF5" w14:textId="5BF77AC4" w:rsidR="00BD7D05" w:rsidDel="00C5573D" w:rsidRDefault="00BD7D05">
      <w:pPr>
        <w:rPr>
          <w:del w:id="1" w:author="Gian Maria Milesi-Ferretti" w:date="2021-08-04T15:48:00Z"/>
        </w:rPr>
      </w:pPr>
    </w:p>
    <w:p w14:paraId="43A21D1E" w14:textId="77777777" w:rsidR="00BD7D05" w:rsidRDefault="00BD7D05"/>
    <w:p w14:paraId="7268681C" w14:textId="77777777" w:rsidR="00BD7D05" w:rsidRDefault="00BD7D05"/>
    <w:p w14:paraId="0055B3E3" w14:textId="77777777" w:rsidR="00BD7D05" w:rsidRDefault="00BD7D05"/>
    <w:p w14:paraId="002890B4" w14:textId="77777777" w:rsidR="00BD7D05" w:rsidRDefault="00BD7D05"/>
    <w:p w14:paraId="67FD0583" w14:textId="0F63A977" w:rsidR="004E2D19" w:rsidRDefault="00BF38E1">
      <w:r>
        <w:t>* I am gre</w:t>
      </w:r>
      <w:r w:rsidR="0071559F">
        <w:t>a</w:t>
      </w:r>
      <w:r>
        <w:t xml:space="preserve">tly indebted to </w:t>
      </w:r>
      <w:ins w:id="2" w:author="Gian Maria Milesi-Ferretti" w:date="2021-08-05T09:33:00Z">
        <w:r w:rsidR="007C391B">
          <w:t xml:space="preserve">Daniel Leigh, Paulo </w:t>
        </w:r>
        <w:proofErr w:type="spellStart"/>
        <w:r w:rsidR="007C391B">
          <w:t>Medas</w:t>
        </w:r>
        <w:proofErr w:type="spellEnd"/>
        <w:r w:rsidR="007C391B">
          <w:t xml:space="preserve">, Louise Sheiner, David Wessel, and </w:t>
        </w:r>
      </w:ins>
      <w:r w:rsidR="008D7A9F">
        <w:t xml:space="preserve">participants at a seminar at the Brookings Institution for very useful suggestions, </w:t>
      </w:r>
      <w:r w:rsidR="00E04388">
        <w:t>a</w:t>
      </w:r>
      <w:r w:rsidR="00003195">
        <w:t>nd to the World Economic Outlook team at the International Monetary Fund for their help with the data</w:t>
      </w:r>
      <w:r w:rsidR="0071559F">
        <w:t xml:space="preserve">. </w:t>
      </w:r>
      <w:r w:rsidR="00E04388">
        <w:t>Jimena Ruiz Castro and Manuel Alcala Kovalski provided excellent research assistance</w:t>
      </w:r>
      <w:r w:rsidR="00E728D2">
        <w:t>.</w:t>
      </w:r>
      <w:r w:rsidR="00E04388">
        <w:t xml:space="preserve"> </w:t>
      </w:r>
      <w:r w:rsidR="004E2D19">
        <w:br w:type="page"/>
      </w:r>
    </w:p>
    <w:p w14:paraId="2AC0B419" w14:textId="49F2C256" w:rsidR="004E2D19" w:rsidRDefault="00D52793" w:rsidP="004E2D19">
      <w:pPr>
        <w:pStyle w:val="Heading1"/>
        <w:jc w:val="center"/>
      </w:pPr>
      <w:r>
        <w:lastRenderedPageBreak/>
        <w:t xml:space="preserve">I. </w:t>
      </w:r>
      <w:r w:rsidR="004E2D19">
        <w:t>Introduction</w:t>
      </w:r>
    </w:p>
    <w:p w14:paraId="2FD1C29A" w14:textId="77777777" w:rsidR="004E2D19" w:rsidRDefault="004E2D19" w:rsidP="004E2D19"/>
    <w:p w14:paraId="23A889A0" w14:textId="4381079F" w:rsidR="00532D7A" w:rsidRDefault="007E5156" w:rsidP="004E2D19">
      <w:r>
        <w:t>The</w:t>
      </w:r>
      <w:r w:rsidR="004E2D19">
        <w:t xml:space="preserve"> COVID crisis has </w:t>
      </w:r>
      <w:r>
        <w:t xml:space="preserve">led to </w:t>
      </w:r>
      <w:r w:rsidR="004E2D19">
        <w:t xml:space="preserve">a collapse in international travel, as countries imposed limits on international travel and individuals adopted social distancing measures. </w:t>
      </w:r>
      <w:r w:rsidR="00BE6214">
        <w:t>According to the World Tourism Organization</w:t>
      </w:r>
      <w:r w:rsidR="009263F1">
        <w:t xml:space="preserve"> (UNWTO, 2021a) </w:t>
      </w:r>
      <w:r w:rsidR="00BD791B">
        <w:t xml:space="preserve">international tourist arrivals declined globally by </w:t>
      </w:r>
      <w:r w:rsidR="00557F57">
        <w:t>7</w:t>
      </w:r>
      <w:r w:rsidR="00FF124D">
        <w:t>3</w:t>
      </w:r>
      <w:r w:rsidR="00557F57">
        <w:t xml:space="preserve"> percent</w:t>
      </w:r>
      <w:r w:rsidR="00937931">
        <w:t xml:space="preserve"> in 2020</w:t>
      </w:r>
      <w:r w:rsidR="00557F57">
        <w:t xml:space="preserve">, </w:t>
      </w:r>
      <w:r w:rsidR="00937931">
        <w:t>with 1 billion fewer travelers</w:t>
      </w:r>
      <w:r w:rsidR="00C4502E">
        <w:t xml:space="preserve"> compared to 2019</w:t>
      </w:r>
      <w:r w:rsidR="00937931">
        <w:t xml:space="preserve">, </w:t>
      </w:r>
      <w:r w:rsidR="00654B5B">
        <w:t>putting in jeopardy between 100 and 120 million direct tourism jobs</w:t>
      </w:r>
      <w:r w:rsidR="00B128E3">
        <w:t xml:space="preserve">. </w:t>
      </w:r>
      <w:r w:rsidR="006D6687">
        <w:t xml:space="preserve">The same source notes that the decline in tourist arrivals during the global financial crisis of 2009 was around 4 percent. </w:t>
      </w:r>
      <w:r w:rsidR="00FF0BEA">
        <w:t>Furthermore, t</w:t>
      </w:r>
      <w:r w:rsidR="00B128E3">
        <w:t xml:space="preserve">his “travel shock” is </w:t>
      </w:r>
      <w:r w:rsidR="00C10380">
        <w:t>continuing in 2021</w:t>
      </w:r>
      <w:r w:rsidR="00FF0BEA">
        <w:t>, as restrictions to international travel persist</w:t>
      </w:r>
      <w:r w:rsidR="00485D8B">
        <w:t>—tourist arrivals for January-May 2021 are down a further 65 percent from the same period in 2020</w:t>
      </w:r>
      <w:r w:rsidR="00FF0BEA">
        <w:t xml:space="preserve">, </w:t>
      </w:r>
      <w:r w:rsidR="00694B5D">
        <w:t>and there is substantial uncertainty on the nature and timing of a tourism recovery</w:t>
      </w:r>
      <w:r w:rsidR="00C10380">
        <w:t xml:space="preserve">. </w:t>
      </w:r>
    </w:p>
    <w:p w14:paraId="4BE1AFFA" w14:textId="0CF6CB73" w:rsidR="004E205E" w:rsidRDefault="00413B1F" w:rsidP="004E2D19">
      <w:r>
        <w:t>In t</w:t>
      </w:r>
      <w:r w:rsidR="007C70E6">
        <w:t xml:space="preserve">his paper </w:t>
      </w:r>
      <w:r>
        <w:t xml:space="preserve">we take </w:t>
      </w:r>
      <w:r w:rsidR="007C70E6">
        <w:t>a first look at the</w:t>
      </w:r>
      <w:r w:rsidR="00C10380">
        <w:t xml:space="preserve"> cross-country </w:t>
      </w:r>
      <w:r w:rsidR="007C70E6">
        <w:t xml:space="preserve">impact of the </w:t>
      </w:r>
      <w:r w:rsidR="009B1752">
        <w:t xml:space="preserve">international </w:t>
      </w:r>
      <w:r w:rsidR="007C70E6">
        <w:t>travel shock</w:t>
      </w:r>
      <w:r w:rsidR="008A17BD">
        <w:t xml:space="preserve"> during </w:t>
      </w:r>
      <w:r w:rsidR="005638A7">
        <w:t>2020</w:t>
      </w:r>
      <w:r w:rsidR="001B35ED">
        <w:t xml:space="preserve">. Using </w:t>
      </w:r>
      <w:r w:rsidR="001F2E76">
        <w:t>the largest possible sample of countries</w:t>
      </w:r>
      <w:r w:rsidR="001B35ED">
        <w:t>, w</w:t>
      </w:r>
      <w:r w:rsidR="00532D7A">
        <w:t xml:space="preserve">e show that this impact has been very severe for </w:t>
      </w:r>
      <w:r w:rsidR="00D47B20">
        <w:t>a</w:t>
      </w:r>
      <w:r w:rsidR="003125AF">
        <w:t>ll</w:t>
      </w:r>
      <w:r w:rsidR="00D47B20">
        <w:t xml:space="preserve"> tourism-dependent economies. </w:t>
      </w:r>
      <w:r w:rsidR="008666BC">
        <w:t xml:space="preserve">Indeed, our main result is that on a cross-country basis the share of tourism activities in GDP is the single most important predictor </w:t>
      </w:r>
      <w:r w:rsidR="00E72767">
        <w:t>of the growth shortfall in 2020 triggered by the COVID-19 crisis</w:t>
      </w:r>
      <w:r w:rsidR="00B417BF">
        <w:t xml:space="preserve">, even when </w:t>
      </w:r>
      <w:r w:rsidR="00B97C3F">
        <w:t xml:space="preserve">compared to a variety of measures of the </w:t>
      </w:r>
      <w:r w:rsidR="00B417BF">
        <w:t xml:space="preserve">severity of the </w:t>
      </w:r>
      <w:commentRangeStart w:id="3"/>
      <w:r w:rsidR="00B417BF">
        <w:t>pandemic</w:t>
      </w:r>
      <w:commentRangeEnd w:id="3"/>
      <w:r w:rsidR="007D2DBE">
        <w:rPr>
          <w:rStyle w:val="CommentReference"/>
        </w:rPr>
        <w:commentReference w:id="3"/>
      </w:r>
      <w:r w:rsidR="00E72767">
        <w:t xml:space="preserve">. </w:t>
      </w:r>
      <w:ins w:id="4" w:author="Gian Maria Milesi-Ferretti" w:date="2021-08-04T15:25:00Z">
        <w:r w:rsidR="00D57E53">
          <w:t xml:space="preserve"> For instance, Grenada and Macao </w:t>
        </w:r>
      </w:ins>
      <w:ins w:id="5" w:author="Gian Maria Milesi-Ferretti" w:date="2021-08-04T15:26:00Z">
        <w:r w:rsidR="00D57E53">
          <w:t xml:space="preserve">had very few recorded COVID cases </w:t>
        </w:r>
      </w:ins>
      <w:ins w:id="6" w:author="Gian Maria Milesi-Ferretti" w:date="2021-08-04T15:27:00Z">
        <w:r w:rsidR="00D57E53">
          <w:t xml:space="preserve">in relation to their population size </w:t>
        </w:r>
      </w:ins>
      <w:ins w:id="7" w:author="Gian Maria Milesi-Ferretti" w:date="2021-08-04T15:26:00Z">
        <w:r w:rsidR="00D57E53">
          <w:t>and no COVID-related deaths in 2020—yet their GDP contracted by 13 percent and 56 percent, respectively.</w:t>
        </w:r>
      </w:ins>
    </w:p>
    <w:p w14:paraId="5A336ABF" w14:textId="64F468DB" w:rsidR="00F75A73" w:rsidRDefault="0038282C" w:rsidP="004E2D19">
      <w:r>
        <w:t xml:space="preserve">Our analysis proceeds in three stages. </w:t>
      </w:r>
      <w:commentRangeStart w:id="8"/>
      <w:commentRangeStart w:id="9"/>
      <w:r w:rsidR="00C82ECA">
        <w:t xml:space="preserve">We first identify the </w:t>
      </w:r>
      <w:r w:rsidR="00043510">
        <w:t xml:space="preserve">key characteristics of countries </w:t>
      </w:r>
      <w:r w:rsidR="008451FC">
        <w:t xml:space="preserve">with high net revenues from </w:t>
      </w:r>
      <w:r w:rsidR="00C82ECA">
        <w:t xml:space="preserve">international tourism. </w:t>
      </w:r>
      <w:r w:rsidR="00D64E3C">
        <w:t>We find that those countries are generally small</w:t>
      </w:r>
      <w:r w:rsidR="00A94EE3">
        <w:t xml:space="preserve">, </w:t>
      </w:r>
      <w:del w:id="10" w:author="Gian Maria Milesi-Ferretti" w:date="2021-08-04T15:28:00Z">
        <w:r w:rsidR="00A94EE3" w:rsidDel="00D57E53">
          <w:delText xml:space="preserve">with </w:delText>
        </w:r>
        <w:r w:rsidR="004552D4" w:rsidDel="00D57E53">
          <w:delText>tourism activities playing a central role</w:delText>
        </w:r>
        <w:r w:rsidR="00B3240A" w:rsidDel="00D57E53">
          <w:delText xml:space="preserve">. </w:delText>
        </w:r>
        <w:commentRangeEnd w:id="8"/>
        <w:r w:rsidR="00985565" w:rsidDel="00D57E53">
          <w:rPr>
            <w:rStyle w:val="CommentReference"/>
          </w:rPr>
          <w:commentReference w:id="8"/>
        </w:r>
        <w:commentRangeEnd w:id="9"/>
        <w:r w:rsidR="00A81CB1" w:rsidDel="00D57E53">
          <w:rPr>
            <w:rStyle w:val="CommentReference"/>
          </w:rPr>
          <w:commentReference w:id="9"/>
        </w:r>
        <w:r w:rsidR="00B3240A" w:rsidDel="00D57E53">
          <w:delText xml:space="preserve">For instance, for the countries of the Eastern Caribbean Currency Union net revenues from </w:delText>
        </w:r>
        <w:r w:rsidR="00321263" w:rsidDel="00D57E53">
          <w:delText xml:space="preserve">international </w:delText>
        </w:r>
        <w:r w:rsidR="00B3240A" w:rsidDel="00D57E53">
          <w:delText>tourism averaged close to 40 percent of GDP during the period 2015-19.</w:delText>
        </w:r>
      </w:del>
      <w:ins w:id="11" w:author="David Wessel" w:date="2021-08-04T15:00:00Z">
        <w:del w:id="12" w:author="Gian Maria Milesi-Ferretti" w:date="2021-08-04T15:28:00Z">
          <w:r w:rsidR="00A81CB1" w:rsidDel="00D57E53">
            <w:rPr>
              <w:rStyle w:val="FootnoteReference"/>
            </w:rPr>
            <w:footnoteReference w:id="1"/>
          </w:r>
        </w:del>
      </w:ins>
      <w:del w:id="18" w:author="Gian Maria Milesi-Ferretti" w:date="2021-08-04T15:28:00Z">
        <w:r w:rsidR="00B3240A" w:rsidDel="00D57E53">
          <w:delText xml:space="preserve"> Tourism-dependent economies </w:delText>
        </w:r>
        <w:r w:rsidR="006C39E6" w:rsidDel="00D57E53">
          <w:delText>generally</w:delText>
        </w:r>
      </w:del>
      <w:r w:rsidR="006C39E6">
        <w:t xml:space="preserve"> have </w:t>
      </w:r>
      <w:r w:rsidR="00A94EE3">
        <w:t>GDP per capita in the middle-income and high-income range</w:t>
      </w:r>
      <w:r w:rsidR="004710F8">
        <w:t xml:space="preserve">, </w:t>
      </w:r>
      <w:r w:rsidR="004552D4">
        <w:t xml:space="preserve">and </w:t>
      </w:r>
      <w:del w:id="19" w:author="Gian Maria Milesi-Ferretti" w:date="2021-08-04T15:52:00Z">
        <w:r w:rsidR="004552D4" w:rsidDel="00C760EC">
          <w:delText xml:space="preserve">they </w:delText>
        </w:r>
      </w:del>
      <w:r w:rsidR="004552D4">
        <w:t>are p</w:t>
      </w:r>
      <w:r w:rsidR="004710F8">
        <w:t>repondera</w:t>
      </w:r>
      <w:r w:rsidR="004552D4">
        <w:t>tely</w:t>
      </w:r>
      <w:r w:rsidR="004710F8">
        <w:t xml:space="preserve"> net debtors</w:t>
      </w:r>
      <w:r w:rsidR="00D64E3C">
        <w:t xml:space="preserve">. </w:t>
      </w:r>
      <w:r w:rsidR="004710F8">
        <w:t xml:space="preserve">In contrast, countries </w:t>
      </w:r>
      <w:r w:rsidR="003725A6">
        <w:t>with high net spending on international tourism tend to be large,</w:t>
      </w:r>
      <w:r w:rsidR="00BC134C">
        <w:t xml:space="preserve"> with a relatively modest ratio of such spending to GDP.</w:t>
      </w:r>
      <w:r w:rsidR="006C39E6">
        <w:t xml:space="preserve"> For instance </w:t>
      </w:r>
      <w:r w:rsidR="00E81B21">
        <w:t xml:space="preserve">China, the </w:t>
      </w:r>
      <w:r w:rsidR="0016545F">
        <w:t>count</w:t>
      </w:r>
      <w:r w:rsidR="00275BCE">
        <w:t>ry</w:t>
      </w:r>
      <w:r w:rsidR="0016545F">
        <w:t xml:space="preserve"> with the largest international travel deficit in absolute term</w:t>
      </w:r>
      <w:r w:rsidR="00275BCE">
        <w:t>s</w:t>
      </w:r>
      <w:r w:rsidR="0016545F">
        <w:t xml:space="preserve">, </w:t>
      </w:r>
      <w:r w:rsidR="00C73CA1">
        <w:t xml:space="preserve">had </w:t>
      </w:r>
      <w:r w:rsidR="00F75A73">
        <w:t xml:space="preserve">net spending </w:t>
      </w:r>
      <w:r w:rsidR="00275BCE">
        <w:t xml:space="preserve">on international travel </w:t>
      </w:r>
      <w:r w:rsidR="00F75A73">
        <w:t>averag</w:t>
      </w:r>
      <w:r w:rsidR="00C73CA1">
        <w:t>ing</w:t>
      </w:r>
      <w:r w:rsidR="00F75A73">
        <w:t xml:space="preserve"> 1.7 percent of GDP</w:t>
      </w:r>
      <w:r w:rsidR="00275BCE">
        <w:t xml:space="preserve"> during 2015-19</w:t>
      </w:r>
      <w:r w:rsidR="00F75A73">
        <w:t>.</w:t>
      </w:r>
    </w:p>
    <w:p w14:paraId="556D5F69" w14:textId="40D527E9" w:rsidR="007C70E6" w:rsidRDefault="008451FC" w:rsidP="004E2D19">
      <w:r>
        <w:t xml:space="preserve">We then </w:t>
      </w:r>
      <w:r w:rsidR="004B45B5">
        <w:t xml:space="preserve">document </w:t>
      </w:r>
      <w:r w:rsidR="00F4442F">
        <w:t xml:space="preserve">how </w:t>
      </w:r>
      <w:r w:rsidR="008A17BD">
        <w:t xml:space="preserve">the </w:t>
      </w:r>
      <w:r w:rsidR="004B45B5">
        <w:t xml:space="preserve">travel </w:t>
      </w:r>
      <w:r w:rsidR="008A17BD">
        <w:t>shock has affected the balance of payments</w:t>
      </w:r>
      <w:r w:rsidR="00520D14">
        <w:t xml:space="preserve"> in 2020</w:t>
      </w:r>
      <w:r w:rsidR="00BD55AC">
        <w:t xml:space="preserve">. </w:t>
      </w:r>
      <w:r w:rsidR="00F1111D">
        <w:t>We</w:t>
      </w:r>
      <w:r w:rsidR="00963D02">
        <w:t xml:space="preserve"> show that </w:t>
      </w:r>
      <w:r w:rsidR="00FA6D3B">
        <w:t>the magnitude of the decline in net revenues f</w:t>
      </w:r>
      <w:r w:rsidR="00E47D4D">
        <w:t>rom international</w:t>
      </w:r>
      <w:r w:rsidR="00FA6D3B">
        <w:t xml:space="preserve"> travel </w:t>
      </w:r>
      <w:r w:rsidR="00B8017D">
        <w:t xml:space="preserve">for small tourism-dependent economies </w:t>
      </w:r>
      <w:r w:rsidR="00FA6D3B">
        <w:t>was staggering</w:t>
      </w:r>
      <w:r w:rsidR="00E47D4D">
        <w:t xml:space="preserve"> (often exceeding 10 percent of GDP)</w:t>
      </w:r>
      <w:r w:rsidR="008655B9">
        <w:t xml:space="preserve">. This loss in net exports led to a </w:t>
      </w:r>
      <w:r w:rsidR="00963D02">
        <w:t>current account deterioration</w:t>
      </w:r>
      <w:r w:rsidR="00FA6D3B">
        <w:t xml:space="preserve"> </w:t>
      </w:r>
      <w:r w:rsidR="008655B9">
        <w:t>that</w:t>
      </w:r>
      <w:r w:rsidR="00DD6EFF">
        <w:t>,</w:t>
      </w:r>
      <w:r w:rsidR="008655B9">
        <w:t xml:space="preserve"> while sizable</w:t>
      </w:r>
      <w:r w:rsidR="00DD6EFF">
        <w:t>,</w:t>
      </w:r>
      <w:r w:rsidR="008655B9">
        <w:t xml:space="preserve"> was much smaller</w:t>
      </w:r>
      <w:r w:rsidR="00DB7E3F">
        <w:t xml:space="preserve">. Specifically, </w:t>
      </w:r>
      <w:r w:rsidR="0082081C">
        <w:t xml:space="preserve">imports of goods declined </w:t>
      </w:r>
      <w:r w:rsidR="00A43776">
        <w:t xml:space="preserve">(reflecting both a contraction </w:t>
      </w:r>
      <w:r w:rsidR="000341AF">
        <w:t xml:space="preserve">in domestic demand </w:t>
      </w:r>
      <w:r w:rsidR="00A43776">
        <w:t>and a decline in tourism inputs such as imported food and energy)</w:t>
      </w:r>
      <w:r w:rsidR="008B31EA">
        <w:t xml:space="preserve"> and the primary income balance improved with the decline in returns for foreign-owned hotel infrastructure. </w:t>
      </w:r>
      <w:r w:rsidR="00B55F0E">
        <w:t xml:space="preserve">Overall, we find that the </w:t>
      </w:r>
      <w:r w:rsidR="00455CF5">
        <w:t>travel shock</w:t>
      </w:r>
      <w:r w:rsidR="004F7302">
        <w:t xml:space="preserve">, together with </w:t>
      </w:r>
      <w:r w:rsidR="00455CF5">
        <w:t>the big reduction in oil prices</w:t>
      </w:r>
      <w:r w:rsidR="004F7302">
        <w:t>,</w:t>
      </w:r>
      <w:r w:rsidR="00455CF5">
        <w:t xml:space="preserve"> </w:t>
      </w:r>
      <w:r w:rsidR="00654363">
        <w:t>explain an important share of global current account adjustments in 2020</w:t>
      </w:r>
      <w:r w:rsidR="00A421B3">
        <w:t xml:space="preserve"> compared to pre-crisis forecasts</w:t>
      </w:r>
      <w:r w:rsidR="00654363">
        <w:t xml:space="preserve">. </w:t>
      </w:r>
    </w:p>
    <w:p w14:paraId="5F28EF6C" w14:textId="3832E901" w:rsidR="00F1111D" w:rsidRDefault="00AD504A" w:rsidP="004E2D19">
      <w:r>
        <w:t>Finally,</w:t>
      </w:r>
      <w:r w:rsidR="00F1111D">
        <w:t xml:space="preserve"> we </w:t>
      </w:r>
      <w:del w:id="20" w:author="David Wessel" w:date="2021-08-04T15:00:00Z">
        <w:r w:rsidR="00F22B19" w:rsidDel="00A81CB1">
          <w:delText xml:space="preserve">ask </w:delText>
        </w:r>
      </w:del>
      <w:ins w:id="21" w:author="David Wessel" w:date="2021-08-04T15:00:00Z">
        <w:r w:rsidR="00A81CB1">
          <w:t xml:space="preserve">show that </w:t>
        </w:r>
      </w:ins>
      <w:del w:id="22" w:author="David Wessel" w:date="2021-08-04T15:00:00Z">
        <w:r w:rsidR="00F22B19" w:rsidDel="00A81CB1">
          <w:delText>whether</w:delText>
        </w:r>
      </w:del>
      <w:r w:rsidR="00F22B19">
        <w:t xml:space="preserve"> countries more dependent on tourism </w:t>
      </w:r>
      <w:ins w:id="23" w:author="Gian Maria Milesi-Ferretti" w:date="2021-08-04T15:53:00Z">
        <w:r w:rsidR="00ED229B">
          <w:t xml:space="preserve">(both domestic and international) </w:t>
        </w:r>
      </w:ins>
      <w:r w:rsidR="00A4364A">
        <w:t xml:space="preserve">experienced more severe economic downturns in 2020 compared to pre-crisis expectations. </w:t>
      </w:r>
      <w:r w:rsidR="00C46AEE">
        <w:t xml:space="preserve">To do so, </w:t>
      </w:r>
      <w:r w:rsidR="00F22B19">
        <w:t xml:space="preserve">we </w:t>
      </w:r>
      <w:r w:rsidR="00F1111D">
        <w:t xml:space="preserve">present some simple cross-country regressions that relate the </w:t>
      </w:r>
      <w:r w:rsidR="00325D10">
        <w:t xml:space="preserve">COVID-19-related </w:t>
      </w:r>
      <w:r w:rsidR="00F1111D">
        <w:t xml:space="preserve">shortfall in growth in 2020 </w:t>
      </w:r>
      <w:r w:rsidR="00325D10">
        <w:t>to a variety of controls, including in particular measures of the severity of the pandemic</w:t>
      </w:r>
      <w:r w:rsidR="005F6FDC">
        <w:t xml:space="preserve">, </w:t>
      </w:r>
      <w:r w:rsidR="00154DA7">
        <w:t xml:space="preserve">measures of the sectoral composition of GDP such as the </w:t>
      </w:r>
      <w:r w:rsidR="00F75E9C">
        <w:t>share of value added accounted for by manufacturing and agriculture,</w:t>
      </w:r>
      <w:r w:rsidR="00325D10">
        <w:t xml:space="preserve"> and </w:t>
      </w:r>
      <w:r w:rsidR="00383A92">
        <w:t>estimates of the pre-crisis share of GDP accounted for by tourism activities. Th</w:t>
      </w:r>
      <w:r w:rsidR="005B4BEB">
        <w:t xml:space="preserve">e latter measure is not only </w:t>
      </w:r>
      <w:r w:rsidR="002D4970">
        <w:t xml:space="preserve">statistically very significant, but also accounts for a sizable fraction of the cross-country variance in the growth </w:t>
      </w:r>
      <w:r w:rsidR="007448BA">
        <w:t xml:space="preserve">decline. </w:t>
      </w:r>
      <w:r w:rsidR="00236B0D">
        <w:t>This</w:t>
      </w:r>
      <w:r w:rsidR="00A221ED">
        <w:t xml:space="preserve">, together with the evidence on the importance of </w:t>
      </w:r>
      <w:r w:rsidR="00325644">
        <w:t xml:space="preserve">the share of agricultural and manufacturing activity in GDP </w:t>
      </w:r>
      <w:r w:rsidR="00001464">
        <w:t xml:space="preserve">in explaining the intensity of 2020 growth shortfalls, </w:t>
      </w:r>
      <w:r w:rsidR="00236B0D">
        <w:t xml:space="preserve">suggests that the </w:t>
      </w:r>
      <w:r w:rsidR="009B01AC">
        <w:t xml:space="preserve">sectoral </w:t>
      </w:r>
      <w:r w:rsidR="00236B0D">
        <w:t xml:space="preserve">composition of pre-pandemic output </w:t>
      </w:r>
      <w:r w:rsidR="00605AF3">
        <w:t>has been a crucial factor in explaining the extent of economic stress experienced in 2020</w:t>
      </w:r>
      <w:r w:rsidR="009B01AC">
        <w:t xml:space="preserve">. </w:t>
      </w:r>
    </w:p>
    <w:p w14:paraId="1264CF1D" w14:textId="16BF858C" w:rsidR="00A05F46" w:rsidRDefault="00D54225" w:rsidP="004E2D19">
      <w:pPr>
        <w:rPr>
          <w:highlight w:val="yellow"/>
        </w:rPr>
      </w:pPr>
      <w:r>
        <w:lastRenderedPageBreak/>
        <w:t xml:space="preserve">Given the unprecedented nature of </w:t>
      </w:r>
      <w:r w:rsidR="001D4791">
        <w:t xml:space="preserve">a global shock of this magnitude on the tourism industry, the related literature is somewhat limited. </w:t>
      </w:r>
      <w:r w:rsidR="00C06453">
        <w:t xml:space="preserve">With regard to actual developments and forecasts, a </w:t>
      </w:r>
      <w:r w:rsidR="006B6446">
        <w:t xml:space="preserve">number of publications by international organizations have </w:t>
      </w:r>
      <w:r w:rsidR="00902195">
        <w:t>highlight</w:t>
      </w:r>
      <w:r w:rsidR="006B6446">
        <w:t>ed</w:t>
      </w:r>
      <w:r w:rsidR="00902195">
        <w:t xml:space="preserve"> the impact of the crisis on the tourism industry and </w:t>
      </w:r>
      <w:r w:rsidR="002235BC">
        <w:t>outlined possible recovery scenarios</w:t>
      </w:r>
      <w:r w:rsidR="00C15A3D">
        <w:t xml:space="preserve"> (see, for instance, </w:t>
      </w:r>
      <w:r w:rsidR="00BA3383">
        <w:t xml:space="preserve">UNCTAD, 2021; </w:t>
      </w:r>
      <w:r w:rsidR="00C15A3D">
        <w:t>UNWTO, 2021b</w:t>
      </w:r>
      <w:r w:rsidR="00BA3383">
        <w:t xml:space="preserve">; </w:t>
      </w:r>
      <w:r w:rsidR="003D48FC">
        <w:t>and</w:t>
      </w:r>
      <w:r w:rsidR="00693A42">
        <w:t xml:space="preserve"> </w:t>
      </w:r>
      <w:r w:rsidR="005A59AB">
        <w:t>World Travel and Tourism Council, 2021)</w:t>
      </w:r>
      <w:r w:rsidR="00EF0971">
        <w:t xml:space="preserve">. </w:t>
      </w:r>
      <w:r w:rsidR="00CD0C10">
        <w:t xml:space="preserve">Skare et al. (2021) </w:t>
      </w:r>
      <w:r w:rsidR="00343139">
        <w:t>provide a</w:t>
      </w:r>
      <w:r w:rsidR="00EF0971">
        <w:t xml:space="preserve">n early </w:t>
      </w:r>
      <w:r w:rsidR="00A94090">
        <w:t xml:space="preserve">attempt at </w:t>
      </w:r>
      <w:r w:rsidR="00CD0C10">
        <w:t xml:space="preserve">empirical analysis to </w:t>
      </w:r>
      <w:r w:rsidR="00A94090">
        <w:t>estimat</w:t>
      </w:r>
      <w:r w:rsidR="00343139">
        <w:t xml:space="preserve">e the repercussions of the crisis on the travel and tourism industry, using pre-crisis data. </w:t>
      </w:r>
      <w:r w:rsidR="00A33864">
        <w:t>O</w:t>
      </w:r>
      <w:r w:rsidR="00B41EBD">
        <w:t>ther research on the impact of shocks to the travel and tourism industry has focused on episodes such as the aftermath of the September 11 terrorist attacks (</w:t>
      </w:r>
      <w:r w:rsidR="00720A8A">
        <w:t xml:space="preserve">Blunk et al, 2006); </w:t>
      </w:r>
      <w:r w:rsidR="005C045C">
        <w:t xml:space="preserve">the impact of the SARS pandemic </w:t>
      </w:r>
      <w:r w:rsidR="00E97D84">
        <w:t xml:space="preserve">and Avian flu </w:t>
      </w:r>
      <w:r w:rsidR="005C045C">
        <w:t xml:space="preserve">on tourism </w:t>
      </w:r>
      <w:r w:rsidR="00E97D84">
        <w:t>(Kao et al, 2008); and the consequences of natural disasters</w:t>
      </w:r>
      <w:r w:rsidR="002E3D2B">
        <w:t xml:space="preserve"> on tourism (Rossello et al, 2020). </w:t>
      </w:r>
    </w:p>
    <w:p w14:paraId="32C15150" w14:textId="0A469BB5" w:rsidR="00025D83" w:rsidRDefault="007751F0" w:rsidP="004E2D19">
      <w:r>
        <w:t>A growing l</w:t>
      </w:r>
      <w:r w:rsidR="002235BC">
        <w:t xml:space="preserve">iterature </w:t>
      </w:r>
      <w:r w:rsidR="00AB5399">
        <w:t xml:space="preserve">related to this paper has examined </w:t>
      </w:r>
      <w:r w:rsidR="00D87606">
        <w:t>the sectoral impact of the COVI</w:t>
      </w:r>
      <w:r w:rsidR="00AB5399">
        <w:t>D</w:t>
      </w:r>
      <w:r w:rsidR="00D87606">
        <w:t>-19 crisis</w:t>
      </w:r>
      <w:r w:rsidR="00A67EB8">
        <w:t xml:space="preserve"> </w:t>
      </w:r>
      <w:r w:rsidR="00AB5399">
        <w:t xml:space="preserve">on output and employment, and how it differs from </w:t>
      </w:r>
      <w:r w:rsidR="00205D24">
        <w:t xml:space="preserve">previous recessions (see, for instance, </w:t>
      </w:r>
      <w:r w:rsidR="00D30D7A">
        <w:t>chapter</w:t>
      </w:r>
      <w:r w:rsidR="009E7268">
        <w:t>s</w:t>
      </w:r>
      <w:r w:rsidR="00D30D7A">
        <w:t xml:space="preserve"> </w:t>
      </w:r>
      <w:r w:rsidR="009E7268">
        <w:t xml:space="preserve">2 and </w:t>
      </w:r>
      <w:r w:rsidR="00D30D7A">
        <w:t xml:space="preserve">3 in </w:t>
      </w:r>
      <w:r w:rsidR="004307DF">
        <w:t>IMF, 2021</w:t>
      </w:r>
      <w:ins w:id="24" w:author="Gian Maria Milesi-Ferretti" w:date="2021-08-05T10:46:00Z">
        <w:r w:rsidR="00696F27">
          <w:t xml:space="preserve"> as well as </w:t>
        </w:r>
        <w:proofErr w:type="spellStart"/>
        <w:r w:rsidR="00696F27">
          <w:t>Muggenthaler</w:t>
        </w:r>
        <w:proofErr w:type="spellEnd"/>
        <w:r w:rsidR="00696F27">
          <w:t xml:space="preserve"> et al, 2021</w:t>
        </w:r>
      </w:ins>
      <w:r w:rsidR="004307DF">
        <w:t>)</w:t>
      </w:r>
      <w:r w:rsidR="009E7268">
        <w:t xml:space="preserve">. </w:t>
      </w:r>
      <w:r w:rsidR="00025D83">
        <w:t>In terms of methodology</w:t>
      </w:r>
      <w:r w:rsidR="000319C6">
        <w:t xml:space="preserve"> (relating the response to a global shock to pre-existing country characteristics)</w:t>
      </w:r>
      <w:r w:rsidR="00025D83">
        <w:t xml:space="preserve">, the </w:t>
      </w:r>
      <w:r w:rsidR="0075413A">
        <w:t>paper is related to Lane and Milesi-Ferretti (20</w:t>
      </w:r>
      <w:r w:rsidR="00C219F4">
        <w:t>1</w:t>
      </w:r>
      <w:r w:rsidR="006F002C">
        <w:t>1, 2012</w:t>
      </w:r>
      <w:r w:rsidR="0075413A">
        <w:t xml:space="preserve">) who focus on economic performance during the global financial crisis, </w:t>
      </w:r>
      <w:r w:rsidR="009D3848">
        <w:t xml:space="preserve">and show that precrisis current account imbalances are a very powerful predictor of </w:t>
      </w:r>
      <w:r w:rsidR="00C2719C">
        <w:t xml:space="preserve">subsequent </w:t>
      </w:r>
      <w:r w:rsidR="009B1752">
        <w:t xml:space="preserve">economic performance during the </w:t>
      </w:r>
      <w:r w:rsidR="00CA147F">
        <w:t>global financial crisis of 2008-2009</w:t>
      </w:r>
      <w:r w:rsidR="009B1752">
        <w:t xml:space="preserve">. </w:t>
      </w:r>
    </w:p>
    <w:p w14:paraId="1CC2982D" w14:textId="6DB41FF2" w:rsidR="009112CE" w:rsidRDefault="009112CE" w:rsidP="004E2D19">
      <w:r>
        <w:t xml:space="preserve">The remainder if the paper is organized as follows. Section II </w:t>
      </w:r>
      <w:r w:rsidR="002D6DC7">
        <w:t xml:space="preserve">presents key characteristics of the balance of payments of tourism-dependent economies, </w:t>
      </w:r>
      <w:r w:rsidR="007A59E5">
        <w:t xml:space="preserve">and documents the magnitude of the COVID shock on its different components. Section III </w:t>
      </w:r>
      <w:r w:rsidR="00982973">
        <w:t xml:space="preserve">shows </w:t>
      </w:r>
      <w:r w:rsidR="0057290C">
        <w:t xml:space="preserve">relates </w:t>
      </w:r>
      <w:r w:rsidR="007C6CA7">
        <w:t xml:space="preserve">cross-country </w:t>
      </w:r>
      <w:r w:rsidR="0057290C">
        <w:t xml:space="preserve">deviations in </w:t>
      </w:r>
      <w:r w:rsidR="007C6CA7">
        <w:t xml:space="preserve">2020 </w:t>
      </w:r>
      <w:r w:rsidR="0057290C">
        <w:t>GDP growth from pre-crisis forecasts</w:t>
      </w:r>
      <w:r w:rsidR="00982973">
        <w:t xml:space="preserve"> to the importance of tourism in the economy</w:t>
      </w:r>
      <w:r w:rsidR="0057290C">
        <w:t xml:space="preserve"> </w:t>
      </w:r>
      <w:r w:rsidR="007C6CA7">
        <w:t>as well as measures of pandemic intensity</w:t>
      </w:r>
      <w:r w:rsidR="00CE15FE">
        <w:t xml:space="preserve"> and other controls, and section IV concludes. </w:t>
      </w:r>
    </w:p>
    <w:p w14:paraId="28691DDE" w14:textId="77777777" w:rsidR="009F5F59" w:rsidRDefault="009F5F59" w:rsidP="004E2D19"/>
    <w:p w14:paraId="7A498C50" w14:textId="474B5DFA" w:rsidR="002B438B" w:rsidRDefault="00D52793" w:rsidP="008D2E51">
      <w:pPr>
        <w:pStyle w:val="Heading1"/>
        <w:jc w:val="center"/>
      </w:pPr>
      <w:r>
        <w:t xml:space="preserve">II. </w:t>
      </w:r>
      <w:r w:rsidR="002B438B">
        <w:t>T</w:t>
      </w:r>
      <w:r w:rsidR="006168DE">
        <w:t>rav</w:t>
      </w:r>
      <w:r w:rsidR="008D2E51">
        <w:t>el revenues and t</w:t>
      </w:r>
      <w:r w:rsidR="002B438B">
        <w:t xml:space="preserve">he balance of payments </w:t>
      </w:r>
    </w:p>
    <w:p w14:paraId="4FA3BB9C" w14:textId="77777777" w:rsidR="008D2E51" w:rsidRDefault="008D2E51" w:rsidP="002B438B"/>
    <w:p w14:paraId="5D272106" w14:textId="77D2DBD5" w:rsidR="00A56EF7" w:rsidRDefault="007E7AE9" w:rsidP="002B438B">
      <w:r>
        <w:t xml:space="preserve">In the balance of payments, the category of services most affected by the </w:t>
      </w:r>
      <w:r w:rsidR="001F6864">
        <w:t>restrictions on international travel is “travel services”</w:t>
      </w:r>
      <w:r w:rsidR="005F287A">
        <w:t xml:space="preserve">, which </w:t>
      </w:r>
      <w:r w:rsidR="00A40BD3">
        <w:t>includes b</w:t>
      </w:r>
      <w:r w:rsidR="00071BA5">
        <w:t xml:space="preserve">oth personal travel and business travel. </w:t>
      </w:r>
      <w:r w:rsidR="00636698">
        <w:t>According to the 6</w:t>
      </w:r>
      <w:r w:rsidR="00636698" w:rsidRPr="00636698">
        <w:rPr>
          <w:vertAlign w:val="superscript"/>
        </w:rPr>
        <w:t>th</w:t>
      </w:r>
      <w:r w:rsidR="00636698">
        <w:t xml:space="preserve"> edition of the Balance of Payments Manual (IMF, 2013) “</w:t>
      </w:r>
      <w:r w:rsidR="00636698" w:rsidRPr="00636698">
        <w:rPr>
          <w:i/>
          <w:iCs/>
        </w:rPr>
        <w:t>Travel credits cover goods and services for own use or to give away acquired from an economy by nonresidents during visits to that economy. Travel debits cover goods and services for own use or to give away acquired from other economies by residents during visits to these other economies</w:t>
      </w:r>
      <w:r w:rsidR="00636698">
        <w:rPr>
          <w:i/>
          <w:iCs/>
        </w:rPr>
        <w:t>”</w:t>
      </w:r>
      <w:r w:rsidR="00636698">
        <w:t xml:space="preserve"> (</w:t>
      </w:r>
      <w:r w:rsidR="0037590C">
        <w:t xml:space="preserve">p. 166). </w:t>
      </w:r>
      <w:r w:rsidR="00A40BD3">
        <w:t>We also examine a secon</w:t>
      </w:r>
      <w:r w:rsidR="00DB6107">
        <w:t xml:space="preserve">d category of services, namely transport. </w:t>
      </w:r>
      <w:r w:rsidR="00C10580">
        <w:t xml:space="preserve">According to </w:t>
      </w:r>
      <w:r w:rsidR="00B56BEB">
        <w:t xml:space="preserve">IMF (2013) </w:t>
      </w:r>
      <w:r w:rsidR="00C10580">
        <w:t>“</w:t>
      </w:r>
      <w:r w:rsidR="00B56BEB" w:rsidRPr="00B56BEB">
        <w:rPr>
          <w:i/>
          <w:iCs/>
        </w:rPr>
        <w:t>Transport is the process of carriage of people and objects from one location to another as well as related supporting and auxiliary services. Also included are postal and courier services</w:t>
      </w:r>
      <w:r w:rsidR="00B56BEB">
        <w:t>.</w:t>
      </w:r>
      <w:r w:rsidR="00C10580">
        <w:t xml:space="preserve">” </w:t>
      </w:r>
      <w:r w:rsidR="00EC22C6">
        <w:t xml:space="preserve">(page 164). Entries in this category can be classified by mode of transport </w:t>
      </w:r>
      <w:r w:rsidR="008544E0">
        <w:t xml:space="preserve">(air, sea, rail, road, pipeline…) </w:t>
      </w:r>
      <w:r w:rsidR="00421E2B">
        <w:t>or by what is carried (</w:t>
      </w:r>
      <w:r w:rsidR="00BE1BA2">
        <w:t xml:space="preserve">passenger or freight). An example of </w:t>
      </w:r>
      <w:r w:rsidR="00DB6107">
        <w:t>passenger tra</w:t>
      </w:r>
      <w:r w:rsidR="00BE1BA2">
        <w:t>nsport</w:t>
      </w:r>
      <w:r w:rsidR="00DB6107">
        <w:t xml:space="preserve"> </w:t>
      </w:r>
      <w:r w:rsidR="0063548D">
        <w:t xml:space="preserve">revenues </w:t>
      </w:r>
      <w:r w:rsidR="00BE1BA2">
        <w:t>are</w:t>
      </w:r>
      <w:r w:rsidR="00D72302">
        <w:t xml:space="preserve"> tickets sold to nonresidents by a domestic airline</w:t>
      </w:r>
      <w:r w:rsidR="0063548D">
        <w:t xml:space="preserve">. </w:t>
      </w:r>
    </w:p>
    <w:p w14:paraId="74E1D144" w14:textId="46CDCA2E" w:rsidR="008D2E51" w:rsidRDefault="008D2E51" w:rsidP="008D2E51">
      <w:pPr>
        <w:pStyle w:val="Heading2"/>
      </w:pPr>
      <w:r>
        <w:t>Pre-crisis</w:t>
      </w:r>
    </w:p>
    <w:p w14:paraId="4AA55406" w14:textId="77777777" w:rsidR="008D2E51" w:rsidRDefault="008D2E51" w:rsidP="002B438B"/>
    <w:p w14:paraId="485B4293" w14:textId="38B0E54F" w:rsidR="00A023D5" w:rsidRDefault="00FE51C5" w:rsidP="00A023D5">
      <w:r>
        <w:t xml:space="preserve">We start by characterizing </w:t>
      </w:r>
      <w:r w:rsidR="006D0A39">
        <w:t xml:space="preserve">the relative importance of these categories of services </w:t>
      </w:r>
      <w:r w:rsidR="006E69FB">
        <w:t xml:space="preserve">across countries prior to pandemic, before turning to the impact of the “travel shock.” </w:t>
      </w:r>
      <w:r w:rsidR="00A023D5">
        <w:t xml:space="preserve">In the presentation of international travel and transport statistics, we focus on the balance of trade in those services, rather than </w:t>
      </w:r>
      <w:r w:rsidR="00A71D2C">
        <w:t xml:space="preserve">gross </w:t>
      </w:r>
      <w:r w:rsidR="00A023D5">
        <w:t xml:space="preserve">export revenues, to take into account the fact that </w:t>
      </w:r>
      <w:r w:rsidR="00A71D2C">
        <w:t xml:space="preserve">the </w:t>
      </w:r>
      <w:r w:rsidR="00A023D5">
        <w:t xml:space="preserve">international travel restrictions </w:t>
      </w:r>
      <w:r w:rsidR="00A71D2C">
        <w:t xml:space="preserve">imposed in 2020 </w:t>
      </w:r>
      <w:r w:rsidR="00A023D5">
        <w:t xml:space="preserve">may have pushed domestic </w:t>
      </w:r>
      <w:r w:rsidR="00A023D5">
        <w:lastRenderedPageBreak/>
        <w:t>travelers that normally vacation overseas to remain in their home country, thus reducing the impact on activity of the loss in external revenues.</w:t>
      </w:r>
    </w:p>
    <w:p w14:paraId="73AB07C6" w14:textId="184F8CD2" w:rsidR="00C24307" w:rsidRDefault="001257F1" w:rsidP="00C24307">
      <w:r>
        <w:t xml:space="preserve">Global revenues and expenditures on international travel services </w:t>
      </w:r>
      <w:r w:rsidR="00C66297">
        <w:t xml:space="preserve">were around </w:t>
      </w:r>
      <w:r w:rsidR="004C13A0">
        <w:t>$</w:t>
      </w:r>
      <w:r w:rsidR="00C66297">
        <w:t>1.</w:t>
      </w:r>
      <w:r w:rsidR="004C13A0">
        <w:t>45 trillion in 2019, having grown some 5 percent per year in nominal terms since the start of that decade</w:t>
      </w:r>
      <w:r w:rsidR="00FA4E3B">
        <w:t>,</w:t>
      </w:r>
      <w:r w:rsidR="00C60F76">
        <w:t xml:space="preserve"> </w:t>
      </w:r>
      <w:r w:rsidR="00B51FEB">
        <w:t xml:space="preserve">with </w:t>
      </w:r>
      <w:r w:rsidR="00C60F76">
        <w:t>a slightly increasing share of world GDP (Figure 1)</w:t>
      </w:r>
      <w:r w:rsidR="004C13A0">
        <w:t xml:space="preserve">. </w:t>
      </w:r>
      <w:r w:rsidR="00044C76">
        <w:t xml:space="preserve">They represented </w:t>
      </w:r>
      <w:r w:rsidR="000F7F49">
        <w:t xml:space="preserve">some 23 percent </w:t>
      </w:r>
      <w:r w:rsidR="00044C76">
        <w:t xml:space="preserve">of total </w:t>
      </w:r>
      <w:r w:rsidR="0068391E">
        <w:t xml:space="preserve">revenues and expenditures from international trade in services. </w:t>
      </w:r>
      <w:r w:rsidR="007C1220">
        <w:t xml:space="preserve">For </w:t>
      </w:r>
      <w:r w:rsidR="00CC0111">
        <w:t xml:space="preserve">international </w:t>
      </w:r>
      <w:r w:rsidR="007C1220">
        <w:t>transport services</w:t>
      </w:r>
      <w:ins w:id="25" w:author="Louise Sheiner" w:date="2021-08-04T14:10:00Z">
        <w:r w:rsidR="009B1862">
          <w:t>,</w:t>
        </w:r>
      </w:ins>
      <w:r w:rsidR="007C1220">
        <w:t xml:space="preserve"> </w:t>
      </w:r>
      <w:r w:rsidR="00CC0111">
        <w:t xml:space="preserve">global </w:t>
      </w:r>
      <w:r w:rsidR="007C1220">
        <w:t>revenues and expenditures were around $1 trillion dollars in 2019</w:t>
      </w:r>
      <w:r w:rsidR="008D7E35">
        <w:t xml:space="preserve"> (some 17 percent of total revenues and expenditures on services)</w:t>
      </w:r>
      <w:r w:rsidR="007C1220">
        <w:t xml:space="preserve">. </w:t>
      </w:r>
    </w:p>
    <w:p w14:paraId="6672318E" w14:textId="1CA0BE8D" w:rsidR="00887112" w:rsidRDefault="008A612F" w:rsidP="002B438B">
      <w:r>
        <w:t xml:space="preserve">For tourism-dependent countries, the support to the balance of payments coming from travel services is very substantial. </w:t>
      </w:r>
      <w:r w:rsidR="00BF4A9B">
        <w:t xml:space="preserve">Table 1 provides statistics for those economies </w:t>
      </w:r>
      <w:r w:rsidR="00B86300">
        <w:t xml:space="preserve">in which the surplus from international travel services exceeded 5 percent of GDP on average during the period 2015-19. </w:t>
      </w:r>
      <w:r w:rsidR="00CC518C">
        <w:t xml:space="preserve">For instance, </w:t>
      </w:r>
      <w:r w:rsidR="00307E03">
        <w:t xml:space="preserve">in Croatia </w:t>
      </w:r>
      <w:r w:rsidR="007C6F26">
        <w:t xml:space="preserve">over 2015-19 the average </w:t>
      </w:r>
      <w:r w:rsidR="00307E03">
        <w:t>surplus in those service categories exceeded 1</w:t>
      </w:r>
      <w:r w:rsidR="002E0F5C">
        <w:t>5</w:t>
      </w:r>
      <w:r w:rsidR="00307E03">
        <w:t xml:space="preserve"> percent of GDP, while it was above </w:t>
      </w:r>
      <w:r w:rsidR="00BE7C44">
        <w:t xml:space="preserve">8 percent of GDP in </w:t>
      </w:r>
      <w:r w:rsidR="000605FF">
        <w:t xml:space="preserve">the Dominican Republic and </w:t>
      </w:r>
      <w:r w:rsidR="00BE7C44">
        <w:t>Thailand, 7</w:t>
      </w:r>
      <w:r w:rsidR="00307E03">
        <w:t xml:space="preserve"> percent of GDP in Greece, </w:t>
      </w:r>
      <w:r w:rsidR="00BE7C44">
        <w:t>and 5</w:t>
      </w:r>
      <w:r w:rsidR="007E6B7B">
        <w:t xml:space="preserve"> percent in Portugal. </w:t>
      </w:r>
      <w:r w:rsidR="006D64C0">
        <w:t xml:space="preserve">But the majority of </w:t>
      </w:r>
      <w:r w:rsidR="00EF5EB2">
        <w:t>economies</w:t>
      </w:r>
      <w:r w:rsidR="006D64C0">
        <w:t xml:space="preserve"> with large net external revenues from travel and tourism consist of small islands </w:t>
      </w:r>
      <w:r w:rsidR="007E55E2">
        <w:t xml:space="preserve">in the Caribbean, the Pacific, </w:t>
      </w:r>
      <w:r w:rsidR="00DB16B5">
        <w:t>and the Indian Ocean</w:t>
      </w:r>
      <w:r w:rsidR="00AC5BAC">
        <w:t xml:space="preserve">. </w:t>
      </w:r>
      <w:r w:rsidR="006B022A">
        <w:t xml:space="preserve">In our sample, </w:t>
      </w:r>
      <w:r w:rsidR="00F16CC4">
        <w:t xml:space="preserve">20 of the 37 </w:t>
      </w:r>
      <w:r w:rsidR="0033034A">
        <w:t>economies</w:t>
      </w:r>
      <w:r w:rsidR="00912893">
        <w:t xml:space="preserve"> </w:t>
      </w:r>
      <w:r w:rsidR="00F16CC4">
        <w:t xml:space="preserve">with net revenues from travel and tourism exceeding 5 percent of GDP on average </w:t>
      </w:r>
      <w:r w:rsidR="00976A03">
        <w:t xml:space="preserve">during 2015-19 </w:t>
      </w:r>
      <w:r w:rsidR="00F16CC4">
        <w:t>had GDP in 2019 below US$10 billion</w:t>
      </w:r>
      <w:r w:rsidR="007247D6">
        <w:t>, and 24 of them had population below 1 million</w:t>
      </w:r>
      <w:r w:rsidR="00F16CC4">
        <w:t xml:space="preserve">. </w:t>
      </w:r>
      <w:r w:rsidR="00A213D2">
        <w:t>A</w:t>
      </w:r>
      <w:r w:rsidR="007659C2">
        <w:t xml:space="preserve">mong those </w:t>
      </w:r>
      <w:r w:rsidR="00F32EFD">
        <w:t>economies</w:t>
      </w:r>
      <w:r w:rsidR="007659C2">
        <w:t xml:space="preserve">, median net revenues from </w:t>
      </w:r>
      <w:r w:rsidR="003878F0">
        <w:t xml:space="preserve">foreign </w:t>
      </w:r>
      <w:r w:rsidR="007659C2">
        <w:t xml:space="preserve">tourism </w:t>
      </w:r>
      <w:r w:rsidR="00D34A35">
        <w:t>exceeded 26 percent of GDP, highl</w:t>
      </w:r>
      <w:r w:rsidR="00887112">
        <w:t xml:space="preserve">ighting the central role played by the </w:t>
      </w:r>
      <w:r w:rsidR="003E343E">
        <w:t>s</w:t>
      </w:r>
      <w:r w:rsidR="00887112">
        <w:t>ector in economic activity.</w:t>
      </w:r>
      <w:r w:rsidR="003D4F30">
        <w:t xml:space="preserve"> The most extreme example of the importance </w:t>
      </w:r>
      <w:r w:rsidR="00D637F1">
        <w:t>of net external revenues from travel and tourism is Maca</w:t>
      </w:r>
      <w:r w:rsidR="00564E60">
        <w:t>o</w:t>
      </w:r>
      <w:r w:rsidR="00E20AD6">
        <w:t xml:space="preserve">, where net revenues </w:t>
      </w:r>
      <w:r w:rsidR="002F1937">
        <w:t xml:space="preserve">were around 68 percent of GDP during 2015-19. </w:t>
      </w:r>
      <w:r w:rsidR="0042121C">
        <w:t>E</w:t>
      </w:r>
      <w:r w:rsidR="002F1937">
        <w:t>ven in absolute terms</w:t>
      </w:r>
      <w:r w:rsidR="00C73696">
        <w:t>. Maca</w:t>
      </w:r>
      <w:r w:rsidR="005B3B7E">
        <w:t>o</w:t>
      </w:r>
      <w:r w:rsidR="00C73696">
        <w:t xml:space="preserve">’s </w:t>
      </w:r>
      <w:r w:rsidR="002F1937">
        <w:t xml:space="preserve">net revenues from tourism were the fourth highest in the world, </w:t>
      </w:r>
      <w:r w:rsidR="00742FC9">
        <w:t>after the U.S., Spain, and Thailand</w:t>
      </w:r>
      <w:r w:rsidR="00BA5CAC">
        <w:t xml:space="preserve"> (Table 2</w:t>
      </w:r>
      <w:r w:rsidR="00CF2816">
        <w:t>, panel 1</w:t>
      </w:r>
      <w:r w:rsidR="00BA5CAC">
        <w:t>)</w:t>
      </w:r>
      <w:r w:rsidR="00742FC9">
        <w:t xml:space="preserve">. </w:t>
      </w:r>
    </w:p>
    <w:p w14:paraId="56DAD68C" w14:textId="7B0DA8B8" w:rsidR="00CF2816" w:rsidRDefault="00CF2816" w:rsidP="00CF2816">
      <w:commentRangeStart w:id="26"/>
      <w:r>
        <w:t xml:space="preserve">In contrast, for the countries that are net importers of travel and tourism services, the balance is generally much smaller as a share of GDP. In absolute terms, the largest importer of travel services is China (over $200 billion or 1.7 percent of GDP on average during 2015-19), followed by Germany and Russia (Table 2, panel 2). </w:t>
      </w:r>
      <w:commentRangeEnd w:id="26"/>
      <w:r w:rsidR="00617CDF">
        <w:rPr>
          <w:rStyle w:val="CommentReference"/>
        </w:rPr>
        <w:commentReference w:id="26"/>
      </w:r>
    </w:p>
    <w:p w14:paraId="1682613C" w14:textId="62727802" w:rsidR="0056608C" w:rsidRDefault="00D4791A" w:rsidP="002B438B">
      <w:r>
        <w:t>Table 3 provides a breakdown of the current account balance for touri</w:t>
      </w:r>
      <w:r w:rsidR="00F61B71">
        <w:t>sm-dependent economies</w:t>
      </w:r>
      <w:r w:rsidR="00687EF3">
        <w:t xml:space="preserve"> which includes </w:t>
      </w:r>
      <w:commentRangeStart w:id="27"/>
      <w:r w:rsidR="00687EF3">
        <w:t>the</w:t>
      </w:r>
      <w:commentRangeEnd w:id="27"/>
      <w:r w:rsidR="00A81CB1">
        <w:rPr>
          <w:rStyle w:val="CommentReference"/>
        </w:rPr>
        <w:commentReference w:id="27"/>
      </w:r>
      <w:r w:rsidR="00687EF3">
        <w:t xml:space="preserve"> merchandise income balance, the balance on services net of international travel, the primary income balance (which mostly reflects investment income), and the secondary income balance (mostly capturing workers’ remittances). </w:t>
      </w:r>
      <w:r w:rsidR="00256C3B">
        <w:t xml:space="preserve">From the perspective of their external </w:t>
      </w:r>
      <w:r w:rsidR="0042121C">
        <w:t>accounts</w:t>
      </w:r>
      <w:r w:rsidR="00BF55C1" w:rsidRPr="00BF55C1">
        <w:t xml:space="preserve"> </w:t>
      </w:r>
      <w:r w:rsidR="00BF55C1">
        <w:t>during the pre-COVID period</w:t>
      </w:r>
      <w:r w:rsidR="00256C3B">
        <w:t xml:space="preserve">, countries relying heavily on tourism revenues </w:t>
      </w:r>
      <w:r w:rsidR="003E0E81">
        <w:t xml:space="preserve">had sizable current account deficits, very </w:t>
      </w:r>
      <w:r w:rsidR="00AD54D6">
        <w:t xml:space="preserve">large deficits in their </w:t>
      </w:r>
      <w:r w:rsidR="003E0E81">
        <w:t xml:space="preserve">merchandise trade </w:t>
      </w:r>
      <w:r w:rsidR="00AD54D6">
        <w:t xml:space="preserve">balance </w:t>
      </w:r>
      <w:r w:rsidR="00A968A2">
        <w:t>(including imports of oil)</w:t>
      </w:r>
      <w:r w:rsidR="0044633C">
        <w:t xml:space="preserve">, </w:t>
      </w:r>
      <w:r w:rsidR="00B764BF">
        <w:t>a</w:t>
      </w:r>
      <w:r w:rsidR="00CA11EB">
        <w:t>s well as a negative primary income balance</w:t>
      </w:r>
      <w:r w:rsidR="009A2BA0">
        <w:t xml:space="preserve"> (Table 3)</w:t>
      </w:r>
      <w:r w:rsidR="0073148D">
        <w:t xml:space="preserve">, being </w:t>
      </w:r>
      <w:r w:rsidR="00414792">
        <w:t>generally large net debtors in terms of their international investment position</w:t>
      </w:r>
      <w:r w:rsidR="00292273">
        <w:t xml:space="preserve"> (Table </w:t>
      </w:r>
      <w:r w:rsidR="0083659D">
        <w:t>4</w:t>
      </w:r>
      <w:r w:rsidR="00292273">
        <w:t>)</w:t>
      </w:r>
      <w:r w:rsidR="00B764BF">
        <w:t>.</w:t>
      </w:r>
      <w:r w:rsidR="00C655B4">
        <w:rPr>
          <w:rStyle w:val="FootnoteReference"/>
        </w:rPr>
        <w:footnoteReference w:id="2"/>
      </w:r>
      <w:r w:rsidR="008C5EDF">
        <w:t xml:space="preserve"> </w:t>
      </w:r>
      <w:ins w:id="28" w:author="Gian Maria Milesi-Ferretti" w:date="2021-08-04T16:04:00Z">
        <w:r w:rsidR="006B1090">
          <w:t>One example is St Kitts and Nevis: it</w:t>
        </w:r>
        <w:r w:rsidR="002F20AB">
          <w:t xml:space="preserve">s average current account deficit in 2015-19 was </w:t>
        </w:r>
      </w:ins>
      <w:ins w:id="29" w:author="Gian Maria Milesi-Ferretti" w:date="2021-08-04T16:05:00Z">
        <w:r w:rsidR="00AF4F6C">
          <w:t>over 8 percent</w:t>
        </w:r>
      </w:ins>
      <w:ins w:id="30" w:author="Gian Maria Milesi-Ferretti" w:date="2021-08-04T16:06:00Z">
        <w:r w:rsidR="00C72430">
          <w:t xml:space="preserve"> of GDP</w:t>
        </w:r>
      </w:ins>
      <w:ins w:id="31" w:author="Gian Maria Milesi-Ferretti" w:date="2021-08-04T16:05:00Z">
        <w:r w:rsidR="00AF4F6C">
          <w:t xml:space="preserve">; its surplus on the international travel balance </w:t>
        </w:r>
        <w:r w:rsidR="0067169C">
          <w:t>was close to 30 percent</w:t>
        </w:r>
      </w:ins>
      <w:ins w:id="32" w:author="Gian Maria Milesi-Ferretti" w:date="2021-08-04T16:06:00Z">
        <w:r w:rsidR="00C72430">
          <w:t>, with its deficit on merchandise trade of the same order of magnitude</w:t>
        </w:r>
        <w:r w:rsidR="00155FA6">
          <w:t xml:space="preserve"> and a ne</w:t>
        </w:r>
      </w:ins>
      <w:ins w:id="33" w:author="Gian Maria Milesi-Ferretti" w:date="2021-08-04T16:07:00Z">
        <w:r w:rsidR="00155FA6">
          <w:t>t debtor position exceeding 80 percent of GDP</w:t>
        </w:r>
      </w:ins>
      <w:ins w:id="34" w:author="Gian Maria Milesi-Ferretti" w:date="2021-08-04T16:06:00Z">
        <w:r w:rsidR="00C72430">
          <w:t xml:space="preserve">. </w:t>
        </w:r>
      </w:ins>
      <w:r w:rsidR="0073148D">
        <w:t>In contrast, most touri</w:t>
      </w:r>
      <w:r>
        <w:t>s</w:t>
      </w:r>
      <w:r w:rsidR="0073148D">
        <w:t>m-dependent economies receive positive secondary income flows</w:t>
      </w:r>
      <w:ins w:id="35" w:author="Gian Maria Milesi-Ferretti" w:date="2021-08-04T16:08:00Z">
        <w:r w:rsidR="001668C8">
          <w:t xml:space="preserve"> (exceeding 10 percent of GDP in the case</w:t>
        </w:r>
        <w:r w:rsidR="00700820">
          <w:t>s of Jamaica and Jordan, for example)</w:t>
        </w:r>
      </w:ins>
      <w:r w:rsidR="0073148D">
        <w:t xml:space="preserve">. </w:t>
      </w:r>
      <w:r w:rsidR="006731EE">
        <w:t>T</w:t>
      </w:r>
      <w:r w:rsidR="00D96E35">
        <w:t>able 4</w:t>
      </w:r>
      <w:r w:rsidR="006731EE">
        <w:t xml:space="preserve"> also shows that while their GDP per capita in 2019 spanned a wide range, t</w:t>
      </w:r>
      <w:r w:rsidR="00D52C2F">
        <w:t xml:space="preserve">ourism-dependent </w:t>
      </w:r>
      <w:r w:rsidR="008C5EDF">
        <w:t xml:space="preserve">countries are mostly in the middle income and high income </w:t>
      </w:r>
      <w:r w:rsidR="001E26AE">
        <w:t xml:space="preserve">category. </w:t>
      </w:r>
    </w:p>
    <w:p w14:paraId="46E75EAC" w14:textId="3FD408B5" w:rsidR="00C04C4B" w:rsidRDefault="00E47BA4" w:rsidP="002B438B">
      <w:r>
        <w:t xml:space="preserve">A second category of </w:t>
      </w:r>
      <w:r w:rsidR="005B0ABB">
        <w:t xml:space="preserve">services affected by the “travel shock” is </w:t>
      </w:r>
      <w:r w:rsidR="00051E41">
        <w:t xml:space="preserve">transport. </w:t>
      </w:r>
      <w:r w:rsidR="00482CB8">
        <w:t>For this</w:t>
      </w:r>
      <w:r w:rsidR="00BD525E">
        <w:t xml:space="preserve"> category, the crisis took a heavy toll on passenger transport (particularly airline revenues</w:t>
      </w:r>
      <w:r w:rsidR="00D912CD">
        <w:t xml:space="preserve">). </w:t>
      </w:r>
      <w:r w:rsidR="002546BC">
        <w:t>In relation to GDP</w:t>
      </w:r>
      <w:r w:rsidR="003F5D71">
        <w:t xml:space="preserve">, </w:t>
      </w:r>
      <w:r w:rsidR="002546BC">
        <w:t xml:space="preserve">these revenues are particularly important for </w:t>
      </w:r>
      <w:r w:rsidR="003F5D71">
        <w:t xml:space="preserve">countries </w:t>
      </w:r>
      <w:r w:rsidR="00FA0E7B">
        <w:t xml:space="preserve">hosting important international airlines </w:t>
      </w:r>
      <w:r w:rsidR="003F5D71">
        <w:t xml:space="preserve">such as </w:t>
      </w:r>
      <w:r w:rsidR="00983402">
        <w:t xml:space="preserve">Ethiopia, Iceland, Panama, </w:t>
      </w:r>
      <w:r w:rsidR="00291B01">
        <w:lastRenderedPageBreak/>
        <w:t xml:space="preserve">Qatar, </w:t>
      </w:r>
      <w:r w:rsidR="00983402">
        <w:t>Turkey</w:t>
      </w:r>
      <w:r w:rsidR="00D52C2F">
        <w:t xml:space="preserve">, and </w:t>
      </w:r>
      <w:r w:rsidR="00012DA5">
        <w:t xml:space="preserve">the </w:t>
      </w:r>
      <w:r w:rsidR="00D52C2F">
        <w:t>United Arab Emirates</w:t>
      </w:r>
      <w:r w:rsidR="004B4996">
        <w:t>.</w:t>
      </w:r>
      <w:r w:rsidR="00983402">
        <w:t xml:space="preserve"> </w:t>
      </w:r>
      <w:r w:rsidR="00E8760C">
        <w:t xml:space="preserve">Revenues from </w:t>
      </w:r>
      <w:r w:rsidR="00D12AFC">
        <w:t xml:space="preserve">freight transport were much more resilient. </w:t>
      </w:r>
      <w:r w:rsidR="00EA7C1A">
        <w:t>Unfortunately, however, the breakdown between the different categories of transport services is available for only a subset of countries, complicating the task of sep</w:t>
      </w:r>
      <w:r w:rsidR="00E024E2">
        <w:t xml:space="preserve">arating out passenger transportation for a </w:t>
      </w:r>
      <w:r w:rsidR="00EA7C1A">
        <w:t xml:space="preserve">global analysis. </w:t>
      </w:r>
      <w:r w:rsidR="006D3FB1">
        <w:t>For the countries providing a breakdown between different transportation categories, passenger transportation</w:t>
      </w:r>
      <w:r w:rsidR="00D82D66">
        <w:t xml:space="preserve"> accounts </w:t>
      </w:r>
      <w:r w:rsidR="006D3FB1">
        <w:t>for about ¼ of the total, with freight accounting for about half and the “other” category for the remaining quarter.</w:t>
      </w:r>
      <w:r w:rsidR="00BB58A5">
        <w:rPr>
          <w:rStyle w:val="FootnoteReference"/>
        </w:rPr>
        <w:footnoteReference w:id="3"/>
      </w:r>
      <w:r w:rsidR="00D82D66">
        <w:t xml:space="preserve"> </w:t>
      </w:r>
      <w:r w:rsidR="00444A39">
        <w:t>T</w:t>
      </w:r>
      <w:r w:rsidR="00EF09F6">
        <w:t xml:space="preserve">he number of countries for which </w:t>
      </w:r>
      <w:r w:rsidR="00FF32C6">
        <w:t xml:space="preserve">net revenues from transport services is high is </w:t>
      </w:r>
      <w:r w:rsidR="001352F5">
        <w:t xml:space="preserve">also </w:t>
      </w:r>
      <w:r w:rsidR="00FF32C6">
        <w:t xml:space="preserve">much more limited </w:t>
      </w:r>
      <w:r w:rsidR="0044648F">
        <w:t>than for travel services</w:t>
      </w:r>
      <w:r w:rsidR="00D0784D">
        <w:t xml:space="preserve">, </w:t>
      </w:r>
      <w:r w:rsidR="006140F4">
        <w:t xml:space="preserve">and </w:t>
      </w:r>
      <w:r w:rsidR="00D0784D">
        <w:t>includ</w:t>
      </w:r>
      <w:r w:rsidR="006140F4">
        <w:t>es</w:t>
      </w:r>
      <w:r w:rsidR="00D0784D">
        <w:t xml:space="preserve"> in particular </w:t>
      </w:r>
      <w:r w:rsidR="00DB6590">
        <w:t xml:space="preserve">Panama, </w:t>
      </w:r>
      <w:r w:rsidR="00444A39">
        <w:t xml:space="preserve">Cyprus, and </w:t>
      </w:r>
      <w:r w:rsidR="00DB6590">
        <w:t>Iceland,</w:t>
      </w:r>
      <w:r w:rsidR="00E17D38">
        <w:t xml:space="preserve"> which also have high travel </w:t>
      </w:r>
      <w:r w:rsidR="006140F4">
        <w:t xml:space="preserve">revenues (Table </w:t>
      </w:r>
      <w:r w:rsidR="0053585D">
        <w:t>5</w:t>
      </w:r>
      <w:r w:rsidR="00F026EC">
        <w:t>)</w:t>
      </w:r>
      <w:r w:rsidR="006140F4">
        <w:t xml:space="preserve">. </w:t>
      </w:r>
      <w:r w:rsidR="00DB6590">
        <w:t xml:space="preserve"> </w:t>
      </w:r>
      <w:ins w:id="36" w:author="Gian Maria Milesi-Ferretti" w:date="2021-08-05T10:40:00Z">
        <w:r w:rsidR="00772B03">
          <w:t>Among the more limited set of countries providing a breakdown</w:t>
        </w:r>
        <w:r w:rsidR="00EB3149">
          <w:t xml:space="preserve"> of those net revenues, </w:t>
        </w:r>
      </w:ins>
    </w:p>
    <w:p w14:paraId="7609CA65" w14:textId="77777777" w:rsidR="00F069C3" w:rsidRDefault="00F069C3" w:rsidP="00143A42">
      <w:pPr>
        <w:pStyle w:val="Heading2"/>
      </w:pPr>
    </w:p>
    <w:p w14:paraId="4D435EA2" w14:textId="252E2337" w:rsidR="00073E3D" w:rsidRDefault="00073E3D" w:rsidP="00143A42">
      <w:pPr>
        <w:pStyle w:val="Heading2"/>
      </w:pPr>
      <w:r>
        <w:t>The Crisis</w:t>
      </w:r>
    </w:p>
    <w:p w14:paraId="2FDA144D" w14:textId="46C2F5DF" w:rsidR="00143A42" w:rsidRDefault="00143A42" w:rsidP="00073E3D"/>
    <w:p w14:paraId="405F3EA8" w14:textId="489DE059" w:rsidR="00143A42" w:rsidRDefault="00143A42" w:rsidP="00073E3D">
      <w:r>
        <w:t xml:space="preserve">As the pandemic spread beyond China’s borders in early 2020, </w:t>
      </w:r>
      <w:r w:rsidR="005572D2">
        <w:t>countries started to impose restrictions on international travel.</w:t>
      </w:r>
      <w:r w:rsidR="003D6570">
        <w:t xml:space="preserve"> As a result,</w:t>
      </w:r>
      <w:r w:rsidR="00FD47A9">
        <w:t xml:space="preserve"> nominal revenues</w:t>
      </w:r>
      <w:r w:rsidR="001D2EAE">
        <w:t xml:space="preserve"> from travel and tourism</w:t>
      </w:r>
      <w:r w:rsidR="00FD47A9">
        <w:t xml:space="preserve"> </w:t>
      </w:r>
      <w:r w:rsidR="001D2EAE">
        <w:t>in the first quarter of 2020 were about 25 percent lower than during the corresponding period in 20</w:t>
      </w:r>
      <w:r w:rsidR="0000611E">
        <w:t>19. In the second quarter revenues from international travel collapsed</w:t>
      </w:r>
      <w:r w:rsidR="00C57923">
        <w:t xml:space="preserve">—they were more than 80 percent below </w:t>
      </w:r>
      <w:r w:rsidR="0058477D">
        <w:t xml:space="preserve">their levels a year before. </w:t>
      </w:r>
      <w:r w:rsidR="006B478A">
        <w:t>R</w:t>
      </w:r>
      <w:r w:rsidR="0058477D">
        <w:t xml:space="preserve">evenues recovered some ground over the summer, </w:t>
      </w:r>
      <w:r w:rsidR="006049A7">
        <w:t xml:space="preserve">as many economies </w:t>
      </w:r>
      <w:r w:rsidR="00AF4446">
        <w:t>began to partially lift the restrictions imposed during preceding months</w:t>
      </w:r>
      <w:r w:rsidR="003505E5">
        <w:t xml:space="preserve">. However, </w:t>
      </w:r>
      <w:r w:rsidR="0058477D">
        <w:t>they plummeted again in the last quarter of the year</w:t>
      </w:r>
      <w:r w:rsidR="006B478A">
        <w:t xml:space="preserve"> as the </w:t>
      </w:r>
      <w:r w:rsidR="003505E5">
        <w:t>pandemic intensified again</w:t>
      </w:r>
      <w:r w:rsidR="00E9393F">
        <w:t xml:space="preserve">, </w:t>
      </w:r>
      <w:r w:rsidR="006538E1">
        <w:t xml:space="preserve">leaving </w:t>
      </w:r>
      <w:r w:rsidR="00724B72">
        <w:t xml:space="preserve">revenues from international travel and tourism in 2020 over 60 percent below their nominal 2019 </w:t>
      </w:r>
      <w:r w:rsidR="00570AD9">
        <w:t xml:space="preserve">US dollar </w:t>
      </w:r>
      <w:r w:rsidR="00724B72">
        <w:t>levels</w:t>
      </w:r>
      <w:r w:rsidR="002252CC">
        <w:t xml:space="preserve">. </w:t>
      </w:r>
    </w:p>
    <w:p w14:paraId="01838797" w14:textId="50F389B8" w:rsidR="00D41272" w:rsidRDefault="0082739D" w:rsidP="00836093">
      <w:r>
        <w:t xml:space="preserve">The hit to countries with heavy reliance on </w:t>
      </w:r>
      <w:r w:rsidR="000653D3">
        <w:t>international tourism</w:t>
      </w:r>
      <w:r>
        <w:t xml:space="preserve"> was unprecedented</w:t>
      </w:r>
      <w:r w:rsidR="005D6C72">
        <w:t xml:space="preserve">, with a median decline in net revenues from international travel </w:t>
      </w:r>
      <w:r w:rsidR="00764339">
        <w:t xml:space="preserve">in 2020 </w:t>
      </w:r>
      <w:r w:rsidR="005D6C72">
        <w:t>exceeding 10 percent of GDP</w:t>
      </w:r>
      <w:r w:rsidR="00764339">
        <w:t xml:space="preserve"> for our sample of tourism-dependent economies. </w:t>
      </w:r>
      <w:r w:rsidR="00E8060A">
        <w:t>As a result of this shock, the current account balance of these economies deteriorated</w:t>
      </w:r>
      <w:r w:rsidR="008D1DED">
        <w:t xml:space="preserve"> significantly</w:t>
      </w:r>
      <w:r w:rsidR="00B80783">
        <w:t xml:space="preserve"> (</w:t>
      </w:r>
      <w:r w:rsidR="008A0716">
        <w:t>a median worsening of close to 5 percent of GDP</w:t>
      </w:r>
      <w:r w:rsidR="00B80783">
        <w:t>), with</w:t>
      </w:r>
      <w:r w:rsidR="00186E2D">
        <w:t xml:space="preserve"> part of the decline in international travel revenues offset by other components of the current account balance, as shown in </w:t>
      </w:r>
      <w:r w:rsidR="00BF58B4">
        <w:t xml:space="preserve">Figure </w:t>
      </w:r>
      <w:r w:rsidR="006610D6">
        <w:t>2</w:t>
      </w:r>
      <w:r w:rsidR="00BF58B4">
        <w:t xml:space="preserve">. Specifically, the balance on goods </w:t>
      </w:r>
      <w:r w:rsidR="00897804">
        <w:t xml:space="preserve">showed a median improvement of about </w:t>
      </w:r>
      <w:r w:rsidR="003B7462">
        <w:t xml:space="preserve">2 percent of GDP, reflecting the impact of lower oil prices </w:t>
      </w:r>
      <w:r w:rsidR="00934F56">
        <w:t>(tourism-dependent economies being overwhelmingly oil importers)</w:t>
      </w:r>
      <w:r w:rsidR="00C64E17">
        <w:t xml:space="preserve">, </w:t>
      </w:r>
      <w:r w:rsidR="00934F56">
        <w:t>lower imports of inputs in the tourism business, such as food</w:t>
      </w:r>
      <w:r w:rsidR="00C64E17">
        <w:t>, as well as a sizable decline in domestic demand</w:t>
      </w:r>
      <w:r w:rsidR="00934F56">
        <w:t xml:space="preserve">. </w:t>
      </w:r>
      <w:r w:rsidR="00B63953">
        <w:t xml:space="preserve">The primary income balance, which captures investment income, </w:t>
      </w:r>
      <w:r w:rsidR="00E8360F">
        <w:t xml:space="preserve">also improved, as revenues on foreign-owned tourism infrastructure declined. </w:t>
      </w:r>
      <w:r w:rsidR="00083500">
        <w:t>T</w:t>
      </w:r>
      <w:r w:rsidR="0022713F">
        <w:t>he secondary income balance, which includes workers’ remittances, also showed some improvement, as nominal remittance revenues were resilient</w:t>
      </w:r>
      <w:r w:rsidR="00E36351">
        <w:t xml:space="preserve"> while nominal GDP generally declined. </w:t>
      </w:r>
      <w:r w:rsidR="00411288">
        <w:t>In relative terms, the decline in revenues from tourism was slightly less severe in countries where such revenues accrue primarily during the Northern Hemisphere winter months (such as Australia, Austria, Brazil, New Zealand, Uruguay)</w:t>
      </w:r>
      <w:r w:rsidR="003B28B2">
        <w:t xml:space="preserve">, and hence first-quarter revenues are a larger share of the annual total. </w:t>
      </w:r>
    </w:p>
    <w:p w14:paraId="5FDEB35F" w14:textId="762E9822" w:rsidR="00752943" w:rsidRDefault="00640B0C" w:rsidP="00752943">
      <w:r>
        <w:t>The hit of the crisis on net revenues from transport services was more modest</w:t>
      </w:r>
      <w:r w:rsidR="00FB5B97">
        <w:t xml:space="preserve"> (Figure 3)</w:t>
      </w:r>
      <w:r w:rsidR="008F4527">
        <w:t xml:space="preserve">. </w:t>
      </w:r>
      <w:r w:rsidR="00D90CEB">
        <w:t>While revenues from passenger transportation declined by over 60 percent in nominal US dollar terms in 2020 for the countries providing such data, ot</w:t>
      </w:r>
      <w:r>
        <w:t xml:space="preserve">her transport categories, such as shipping and road </w:t>
      </w:r>
      <w:r w:rsidR="001E7BF8">
        <w:t xml:space="preserve">freight </w:t>
      </w:r>
      <w:r>
        <w:t xml:space="preserve">transport, were much more </w:t>
      </w:r>
      <w:r>
        <w:lastRenderedPageBreak/>
        <w:t>resilient</w:t>
      </w:r>
      <w:r w:rsidR="00475DA1">
        <w:t xml:space="preserve">: the overall decline in freight revenues was around </w:t>
      </w:r>
      <w:r>
        <w:t>2 percent</w:t>
      </w:r>
      <w:r w:rsidR="00FA5260">
        <w:t>, and the o</w:t>
      </w:r>
      <w:r>
        <w:t>verall, the decline in nominal revenues and expenditures from transport services in 2020 was around 15 percent.</w:t>
      </w:r>
    </w:p>
    <w:p w14:paraId="620450D8" w14:textId="492E4E9E" w:rsidR="0018369E" w:rsidRDefault="008837F0" w:rsidP="00AA3C5F">
      <w:r>
        <w:t>T</w:t>
      </w:r>
      <w:r w:rsidR="00F242FF">
        <w:t>he decline in international travel, t</w:t>
      </w:r>
      <w:r>
        <w:t xml:space="preserve">ogether with much-reduced mobility within countries, led to a </w:t>
      </w:r>
      <w:r w:rsidR="00F242FF">
        <w:t>dramatic decline in oil demand and oil prices in 2020</w:t>
      </w:r>
      <w:r w:rsidR="00FA68C5">
        <w:t>, w</w:t>
      </w:r>
      <w:r w:rsidR="005D0883">
        <w:t xml:space="preserve">ith attendant implications for oil balances, already highlighted above for tourism-dependent oil importers. In Table </w:t>
      </w:r>
      <w:r w:rsidR="0053585D">
        <w:t>6</w:t>
      </w:r>
      <w:r w:rsidR="005D0883">
        <w:t xml:space="preserve"> we </w:t>
      </w:r>
      <w:r w:rsidR="003B6B3E">
        <w:t xml:space="preserve">investigate </w:t>
      </w:r>
      <w:r w:rsidR="00250134">
        <w:t xml:space="preserve">the extent to which the </w:t>
      </w:r>
      <w:r w:rsidR="00FF4B42">
        <w:t xml:space="preserve">dependence on travel revenues and oil </w:t>
      </w:r>
      <w:r w:rsidR="00F81FF6">
        <w:t xml:space="preserve">pre-COVID </w:t>
      </w:r>
      <w:r w:rsidR="00EF336D">
        <w:t xml:space="preserve">can </w:t>
      </w:r>
      <w:r w:rsidR="00235206">
        <w:t xml:space="preserve">the deviation of the </w:t>
      </w:r>
      <w:r w:rsidR="00FF4B42">
        <w:t xml:space="preserve">current account </w:t>
      </w:r>
      <w:r w:rsidR="00EF336D">
        <w:t>in 2020</w:t>
      </w:r>
      <w:r w:rsidR="00235206">
        <w:t>, relative to its pre-COVID forecast</w:t>
      </w:r>
      <w:r w:rsidR="00D600B3">
        <w:t xml:space="preserve"> (from the October 2019 World Economic Outlook), </w:t>
      </w:r>
      <w:r w:rsidR="00663FCA">
        <w:t>both expressed in percent of GDP</w:t>
      </w:r>
      <w:r w:rsidR="006D19BC">
        <w:t>.</w:t>
      </w:r>
      <w:r w:rsidR="00242380">
        <w:t xml:space="preserve"> </w:t>
      </w:r>
      <w:r w:rsidR="00BA799D">
        <w:t>With the exception of column (1) we exclude Kuwait, a big outlier</w:t>
      </w:r>
      <w:r w:rsidR="00961676">
        <w:t xml:space="preserve">, from the regressions. </w:t>
      </w:r>
      <w:r w:rsidR="00961676">
        <w:rPr>
          <w:rStyle w:val="FootnoteReference"/>
        </w:rPr>
        <w:footnoteReference w:id="4"/>
      </w:r>
      <w:r w:rsidR="00470B71">
        <w:t xml:space="preserve"> </w:t>
      </w:r>
      <w:r w:rsidR="00B83409">
        <w:t xml:space="preserve">Both the pre-COVID travel balance and the oil balance are statistically and economically significant, including when we split the sample between advanced economies and emerging and developing economies (columns 3-4). </w:t>
      </w:r>
      <w:r w:rsidR="0032745D">
        <w:t>W</w:t>
      </w:r>
      <w:r w:rsidR="00876862">
        <w:t xml:space="preserve">hile </w:t>
      </w:r>
      <w:r w:rsidR="00470B71">
        <w:t xml:space="preserve">during the </w:t>
      </w:r>
      <w:r w:rsidR="00DB6A25">
        <w:t>2008-2009 financial crisis</w:t>
      </w:r>
      <w:r w:rsidR="00AF5F2B">
        <w:t xml:space="preserve"> current account balances shrunk in absolute terms, here the evidence is more mixed—the coefficient on </w:t>
      </w:r>
      <w:r w:rsidR="00DB6A25">
        <w:t>the 2015-19 current account balance</w:t>
      </w:r>
      <w:r w:rsidR="00AF5F2B">
        <w:t xml:space="preserve"> is negative but imprecisely estimated</w:t>
      </w:r>
      <w:r w:rsidR="00DB6A25">
        <w:t xml:space="preserve">.  </w:t>
      </w:r>
    </w:p>
    <w:p w14:paraId="0F2EB9F0" w14:textId="3A33F892" w:rsidR="00AB2D74" w:rsidRDefault="006926B8" w:rsidP="00AA3C5F">
      <w:r>
        <w:t xml:space="preserve">One notable difference between these two groups lies in the size of the coefficient on </w:t>
      </w:r>
      <w:r w:rsidR="003F79B2">
        <w:t xml:space="preserve">the pre-COVID travel balance, which is much higher for advanced economies. One explanation of this finding is that </w:t>
      </w:r>
      <w:r w:rsidR="00E05DE1">
        <w:t>in advanced economies the import content of net international travel revenues is lower than in emerging and developing economies</w:t>
      </w:r>
      <w:r w:rsidR="00945DE5">
        <w:t xml:space="preserve">—particularly </w:t>
      </w:r>
      <w:r w:rsidR="00386AC5">
        <w:t>small island economies</w:t>
      </w:r>
      <w:r w:rsidR="00945DE5">
        <w:t>: these</w:t>
      </w:r>
      <w:r w:rsidR="00386AC5">
        <w:t xml:space="preserve"> are more likely to exhibit higher dependence on imported food, energy, and foreign-owned hotel infrastructure. </w:t>
      </w:r>
      <w:r w:rsidR="00D27F68">
        <w:t xml:space="preserve">As shown in columns (4) and (5) the </w:t>
      </w:r>
      <w:r w:rsidR="00E941D1">
        <w:t xml:space="preserve">statistical and economic significance of </w:t>
      </w:r>
      <w:r w:rsidR="00D27F68">
        <w:t xml:space="preserve">the travel balance is driven by countries with positive international travel balances, which—as highlighted </w:t>
      </w:r>
      <w:r w:rsidR="001815B3">
        <w:t xml:space="preserve">above—exhibit much more significant cross-country variation. </w:t>
      </w:r>
      <w:r w:rsidR="00E941D1">
        <w:t>In contrast, dependence on oil explains subsequent current account adjustment for both oil exporters and oil importers</w:t>
      </w:r>
      <w:r w:rsidR="009F4031">
        <w:t xml:space="preserve"> (</w:t>
      </w:r>
      <w:r w:rsidR="008B50EB">
        <w:t>results available from the author)</w:t>
      </w:r>
      <w:r w:rsidR="00E941D1">
        <w:t xml:space="preserve">. </w:t>
      </w:r>
    </w:p>
    <w:p w14:paraId="49BA94E9" w14:textId="3BF62EE0" w:rsidR="006655EB" w:rsidRPr="00441637" w:rsidRDefault="0050167F" w:rsidP="00EE0E73">
      <w:r>
        <w:t xml:space="preserve">Limitations to international travel have persisted in the first half of 2021, even though they have </w:t>
      </w:r>
      <w:r w:rsidR="00670B9D">
        <w:t xml:space="preserve">decreased in May and June. As a result, </w:t>
      </w:r>
      <w:r w:rsidR="007E301B">
        <w:t xml:space="preserve">international </w:t>
      </w:r>
      <w:r w:rsidR="00670B9D">
        <w:t xml:space="preserve">tourist arrivals for the first 5 months of the year were down </w:t>
      </w:r>
      <w:r w:rsidR="00EC2E09">
        <w:t xml:space="preserve">85 percent compared to </w:t>
      </w:r>
      <w:r w:rsidR="00F521E8">
        <w:t>the first 5 months of 2019</w:t>
      </w:r>
      <w:r w:rsidR="00B07922">
        <w:t xml:space="preserve">, and 65 percent relative to </w:t>
      </w:r>
      <w:r w:rsidR="00047D55">
        <w:t xml:space="preserve">same period in </w:t>
      </w:r>
      <w:r w:rsidR="00B07922">
        <w:t>2020</w:t>
      </w:r>
      <w:r w:rsidR="00F521E8">
        <w:t xml:space="preserve"> (UNWTO, 2021b)</w:t>
      </w:r>
      <w:r w:rsidR="00403D99">
        <w:t xml:space="preserve">. While some recovery is likely to materialize during the third quarter, </w:t>
      </w:r>
      <w:r w:rsidR="00F87151">
        <w:t xml:space="preserve">2021 will also prove to be a very difficult year for tourism-dependent economies and there is sizable uncertainty on the </w:t>
      </w:r>
      <w:r w:rsidR="00EE0E73">
        <w:t xml:space="preserve">future </w:t>
      </w:r>
      <w:r w:rsidR="00F87151">
        <w:t>speed of recovery</w:t>
      </w:r>
      <w:r w:rsidR="00EE0E73">
        <w:t xml:space="preserve">. </w:t>
      </w:r>
      <w:r w:rsidR="006655EB">
        <w:t xml:space="preserve"> </w:t>
      </w:r>
      <w:r w:rsidR="009C6C0A">
        <w:t xml:space="preserve">In contrast, the sharp rebound in oil prices will </w:t>
      </w:r>
      <w:r w:rsidR="005F4B3A">
        <w:t>notably improve current account prospects for oil exporters and worsen those for oil importers.</w:t>
      </w:r>
    </w:p>
    <w:p w14:paraId="78366EBA" w14:textId="77777777" w:rsidR="00441637" w:rsidRDefault="00441637" w:rsidP="002B438B"/>
    <w:p w14:paraId="75673116" w14:textId="309C4973" w:rsidR="002B438B" w:rsidRDefault="00D52793" w:rsidP="002B438B">
      <w:pPr>
        <w:pStyle w:val="Heading1"/>
        <w:jc w:val="center"/>
      </w:pPr>
      <w:r>
        <w:t xml:space="preserve">III. </w:t>
      </w:r>
      <w:r w:rsidR="002B438B">
        <w:t>Growth and tourism dependence</w:t>
      </w:r>
    </w:p>
    <w:p w14:paraId="5EF3DB54" w14:textId="4C321263" w:rsidR="002B438B" w:rsidRDefault="002B438B" w:rsidP="002B438B"/>
    <w:p w14:paraId="2C34D0EB" w14:textId="36871054" w:rsidR="00355DF3" w:rsidRDefault="00A25E7B" w:rsidP="00266D61">
      <w:r>
        <w:t>Finally, i</w:t>
      </w:r>
      <w:r w:rsidR="002B438B">
        <w:t xml:space="preserve">n this section we explore the extent to which the dependence of a country on tourism revenues helps predict the </w:t>
      </w:r>
      <w:r w:rsidR="0049703F">
        <w:t xml:space="preserve">size of the economic contraction caused by the </w:t>
      </w:r>
      <w:r w:rsidR="002B438B">
        <w:t xml:space="preserve">COVID crisis. </w:t>
      </w:r>
      <w:r w:rsidR="0058129D">
        <w:t>The m</w:t>
      </w:r>
      <w:r w:rsidR="00A5690B">
        <w:t xml:space="preserve">easure of </w:t>
      </w:r>
      <w:r w:rsidR="002B438B">
        <w:t>crisis intensity</w:t>
      </w:r>
      <w:r w:rsidR="009555D4">
        <w:t xml:space="preserve"> we use is </w:t>
      </w:r>
      <w:r w:rsidR="002B438B">
        <w:t>the difference between GDP growth in 2020</w:t>
      </w:r>
      <w:r w:rsidR="00FF268E">
        <w:t>, taken from the April 2021 World Economic Outlook (IMF, 2021</w:t>
      </w:r>
      <w:r w:rsidR="00F31C57">
        <w:t xml:space="preserve">) </w:t>
      </w:r>
      <w:r w:rsidR="002B438B">
        <w:t>and the pre-pandemic growth forecast for the same year</w:t>
      </w:r>
      <w:r w:rsidR="00F31C57">
        <w:t>,</w:t>
      </w:r>
      <w:r w:rsidR="002B438B">
        <w:t xml:space="preserve"> taken from the January 2021 World Economic Outlook update</w:t>
      </w:r>
      <w:r w:rsidR="00F31C57">
        <w:t xml:space="preserve"> (IMF, 2020a</w:t>
      </w:r>
      <w:r w:rsidR="002B438B">
        <w:t>)</w:t>
      </w:r>
      <w:r w:rsidR="009555D4">
        <w:t xml:space="preserve">. </w:t>
      </w:r>
      <w:r w:rsidR="00B262B5">
        <w:t xml:space="preserve">Using the difference in performance compared to forecasts is important in order to control for differences in trend growth across countries. </w:t>
      </w:r>
      <w:r w:rsidR="004C33F5">
        <w:t xml:space="preserve">We rely on the World Economic Outlook given the global </w:t>
      </w:r>
      <w:r w:rsidR="004C33F5">
        <w:lastRenderedPageBreak/>
        <w:t xml:space="preserve">coverage of their forecasts, which is essential considering that </w:t>
      </w:r>
      <w:r w:rsidR="005224EA">
        <w:t xml:space="preserve">many of the most affected economies are very small and generally not covered by </w:t>
      </w:r>
      <w:r w:rsidR="00FD7F3D">
        <w:t>other economic forecasts</w:t>
      </w:r>
      <w:r w:rsidR="002B438B">
        <w:t xml:space="preserve">. </w:t>
      </w:r>
    </w:p>
    <w:p w14:paraId="76774F00" w14:textId="77777777" w:rsidR="000E4AF5" w:rsidRDefault="000E4AF5" w:rsidP="002B438B"/>
    <w:p w14:paraId="5CE096E9" w14:textId="4F27C786" w:rsidR="000E4AF5" w:rsidRDefault="000E4AF5" w:rsidP="007B77EA">
      <w:pPr>
        <w:pStyle w:val="Heading2"/>
      </w:pPr>
      <w:r>
        <w:t xml:space="preserve">The </w:t>
      </w:r>
      <w:r w:rsidR="00355387">
        <w:t xml:space="preserve">Tourism </w:t>
      </w:r>
      <w:r>
        <w:t>Data</w:t>
      </w:r>
    </w:p>
    <w:p w14:paraId="1F0C4A91" w14:textId="77777777" w:rsidR="000E4AF5" w:rsidRPr="000E4AF5" w:rsidRDefault="000E4AF5" w:rsidP="000E4AF5"/>
    <w:p w14:paraId="25D8F2D4" w14:textId="70255645" w:rsidR="00BE01A1" w:rsidRDefault="002B438B" w:rsidP="00C65CBE">
      <w:pPr>
        <w:autoSpaceDE w:val="0"/>
        <w:autoSpaceDN w:val="0"/>
        <w:adjustRightInd w:val="0"/>
        <w:spacing w:after="0" w:line="240" w:lineRule="auto"/>
      </w:pPr>
      <w:r>
        <w:t xml:space="preserve">Our data on tourism dependence come from the </w:t>
      </w:r>
      <w:r w:rsidR="00B625E5">
        <w:t>World Travel and Tourism Council (WTTC)</w:t>
      </w:r>
      <w:r w:rsidR="002779CE">
        <w:t xml:space="preserve">, and is disseminated by the </w:t>
      </w:r>
      <w:r>
        <w:t xml:space="preserve">World Bank. </w:t>
      </w:r>
      <w:r w:rsidR="002779CE">
        <w:t xml:space="preserve">The main variables used in the analysis are the </w:t>
      </w:r>
      <w:r w:rsidR="00403CF8">
        <w:t>direct share of travel and tourism in GDP</w:t>
      </w:r>
      <w:r w:rsidR="000302DA">
        <w:t xml:space="preserve"> (which </w:t>
      </w:r>
      <w:r w:rsidR="00B30C87">
        <w:t>is an estimate of the value added accounted for by the tourism sector)</w:t>
      </w:r>
      <w:r w:rsidR="00403CF8">
        <w:t xml:space="preserve"> and </w:t>
      </w:r>
      <w:r w:rsidR="00575EF9">
        <w:t xml:space="preserve">the </w:t>
      </w:r>
      <w:r w:rsidR="000302DA">
        <w:t xml:space="preserve">total </w:t>
      </w:r>
      <w:r w:rsidR="00403CF8">
        <w:t>share (which also takes into account</w:t>
      </w:r>
      <w:r w:rsidR="000302DA">
        <w:t xml:space="preserve"> linkages between travel and tourism and other sectors</w:t>
      </w:r>
      <w:r w:rsidR="00403CF8">
        <w:t xml:space="preserve">). </w:t>
      </w:r>
      <w:r w:rsidR="008F3DD4">
        <w:t xml:space="preserve">The methodology </w:t>
      </w:r>
      <w:r w:rsidR="007D0EDE">
        <w:t>used to construct these var</w:t>
      </w:r>
      <w:r w:rsidR="00DF439B">
        <w:t>i</w:t>
      </w:r>
      <w:r w:rsidR="007D0EDE">
        <w:t xml:space="preserve">ables </w:t>
      </w:r>
      <w:r w:rsidR="008F3DD4">
        <w:t xml:space="preserve">is explained in </w:t>
      </w:r>
      <w:r w:rsidR="008B6D97">
        <w:t xml:space="preserve">detail in </w:t>
      </w:r>
      <w:r w:rsidR="008F3DD4">
        <w:t>WTTC/Oxford Economics (2020</w:t>
      </w:r>
      <w:r w:rsidR="00245252">
        <w:t>, 2021</w:t>
      </w:r>
      <w:r w:rsidR="008F3DD4">
        <w:t xml:space="preserve">). </w:t>
      </w:r>
    </w:p>
    <w:p w14:paraId="049737B2" w14:textId="77777777" w:rsidR="00BE01A1" w:rsidRDefault="00BE01A1" w:rsidP="00C65CBE">
      <w:pPr>
        <w:autoSpaceDE w:val="0"/>
        <w:autoSpaceDN w:val="0"/>
        <w:adjustRightInd w:val="0"/>
        <w:spacing w:after="0" w:line="240" w:lineRule="auto"/>
      </w:pPr>
    </w:p>
    <w:p w14:paraId="248CD9FE" w14:textId="488DA349" w:rsidR="00883F64" w:rsidRDefault="007D0EDE" w:rsidP="00CE41F2">
      <w:pPr>
        <w:autoSpaceDE w:val="0"/>
        <w:autoSpaceDN w:val="0"/>
        <w:adjustRightInd w:val="0"/>
        <w:spacing w:after="0" w:line="240" w:lineRule="auto"/>
      </w:pPr>
      <w:r>
        <w:t xml:space="preserve">In summary, the direct share measure </w:t>
      </w:r>
      <w:r w:rsidR="00CF014A">
        <w:t>is</w:t>
      </w:r>
      <w:r w:rsidR="0036138D">
        <w:t xml:space="preserve"> estimated by first constructing expenditure measures </w:t>
      </w:r>
      <w:r w:rsidR="00FE090E">
        <w:t>directed to sectors producing travel and tourism services (</w:t>
      </w:r>
      <w:r w:rsidR="00527758">
        <w:t xml:space="preserve">such as </w:t>
      </w:r>
      <w:r w:rsidR="00DF439B">
        <w:t>accommodation, transportation, entertainment, and attractions)</w:t>
      </w:r>
      <w:r w:rsidR="008A73AD">
        <w:t xml:space="preserve">, and subsequently using input-output matrices to subtract </w:t>
      </w:r>
      <w:r w:rsidR="0094597A">
        <w:t>domestic purchases</w:t>
      </w:r>
      <w:r>
        <w:t xml:space="preserve"> </w:t>
      </w:r>
      <w:r w:rsidR="0094597A">
        <w:t xml:space="preserve">and imported inputs by these sectors. </w:t>
      </w:r>
      <w:r w:rsidR="00CF014A">
        <w:t xml:space="preserve">The </w:t>
      </w:r>
      <w:r w:rsidR="00F03404">
        <w:t xml:space="preserve">more comprehensive “total” </w:t>
      </w:r>
      <w:r w:rsidR="00CF014A">
        <w:t xml:space="preserve">measure also includes </w:t>
      </w:r>
      <w:r w:rsidR="00983C85">
        <w:t xml:space="preserve">travel and tourism investment spending, </w:t>
      </w:r>
      <w:r w:rsidR="00C65CBE">
        <w:t xml:space="preserve">government “collective” spending also benefiting the tourism industry, and </w:t>
      </w:r>
      <w:r w:rsidR="00DF36CD">
        <w:t>d</w:t>
      </w:r>
      <w:r w:rsidR="00C65CBE" w:rsidRPr="00C65CBE">
        <w:t>omestic (non-imported) supply chain purchases of goods and services by the sectors</w:t>
      </w:r>
      <w:r w:rsidR="009630C0">
        <w:t xml:space="preserve"> </w:t>
      </w:r>
      <w:r w:rsidR="00CE41F2">
        <w:t>producing travel and tourism services. The construction of the data make</w:t>
      </w:r>
      <w:r w:rsidR="00665EBE">
        <w:t>s</w:t>
      </w:r>
      <w:r w:rsidR="00CE41F2">
        <w:t xml:space="preserve"> use, where possible, of the so-called Tourism Satellite Accounts (TSA), which</w:t>
      </w:r>
      <w:r w:rsidR="00B463D9">
        <w:t xml:space="preserve"> include </w:t>
      </w:r>
      <w:r w:rsidR="00D30282">
        <w:t>m</w:t>
      </w:r>
      <w:r w:rsidR="00D30282" w:rsidRPr="00D30282">
        <w:t>acroeconomic aggregates describ</w:t>
      </w:r>
      <w:r w:rsidR="003362FB">
        <w:t xml:space="preserve">ing </w:t>
      </w:r>
      <w:r w:rsidR="00D30282" w:rsidRPr="00D30282">
        <w:t>size and the direct economic</w:t>
      </w:r>
      <w:r w:rsidR="003362FB">
        <w:t xml:space="preserve"> </w:t>
      </w:r>
      <w:r w:rsidR="00D30282" w:rsidRPr="00D30282">
        <w:t>contribution of tourism,</w:t>
      </w:r>
      <w:r w:rsidR="003362FB">
        <w:t xml:space="preserve"> d</w:t>
      </w:r>
      <w:r w:rsidR="00D30282" w:rsidRPr="00D30282">
        <w:t xml:space="preserve">etailed data on tourism consumption, </w:t>
      </w:r>
      <w:r w:rsidR="00511DDC">
        <w:t>and d</w:t>
      </w:r>
      <w:r w:rsidR="00D30282" w:rsidRPr="00D30282">
        <w:t>etailed production accounts of the tourism industries</w:t>
      </w:r>
      <w:r w:rsidR="00511DDC">
        <w:t xml:space="preserve"> </w:t>
      </w:r>
      <w:r w:rsidR="00883F64">
        <w:t>(United Na</w:t>
      </w:r>
      <w:r w:rsidR="008C0F6D">
        <w:t>ti</w:t>
      </w:r>
      <w:r w:rsidR="00883F64">
        <w:t>ons, 2008)</w:t>
      </w:r>
    </w:p>
    <w:p w14:paraId="4AB83702" w14:textId="1B1E9238" w:rsidR="008F3DD4" w:rsidRDefault="008F3DD4" w:rsidP="00CE41F2">
      <w:pPr>
        <w:autoSpaceDE w:val="0"/>
        <w:autoSpaceDN w:val="0"/>
        <w:adjustRightInd w:val="0"/>
        <w:spacing w:after="0" w:line="240" w:lineRule="auto"/>
      </w:pPr>
    </w:p>
    <w:p w14:paraId="3C1A0AA1" w14:textId="639FA91D" w:rsidR="00B32E49" w:rsidRDefault="00C216B4" w:rsidP="002B438B">
      <w:r>
        <w:t xml:space="preserve">Panel A </w:t>
      </w:r>
      <w:r w:rsidR="008E47EF">
        <w:t xml:space="preserve">Table </w:t>
      </w:r>
      <w:r w:rsidR="00443886">
        <w:t>7</w:t>
      </w:r>
      <w:r w:rsidR="008E47EF">
        <w:t xml:space="preserve"> provides some summary statistics on the two tourism-related variables.</w:t>
      </w:r>
      <w:r w:rsidR="004E1E39">
        <w:rPr>
          <w:rStyle w:val="FootnoteReference"/>
        </w:rPr>
        <w:footnoteReference w:id="5"/>
      </w:r>
      <w:r w:rsidR="008E47EF">
        <w:t xml:space="preserve"> </w:t>
      </w:r>
      <w:r w:rsidR="00D676C4">
        <w:t xml:space="preserve">The median direct share of GDP is around </w:t>
      </w:r>
      <w:r w:rsidR="00117394">
        <w:t xml:space="preserve">3.5 percent for both advanced and emerging and developing economies, </w:t>
      </w:r>
      <w:r w:rsidR="002B4168">
        <w:t>while the total share is notably higher, with a median around 9</w:t>
      </w:r>
      <w:r w:rsidR="009F7A90">
        <w:t xml:space="preserve">.5 </w:t>
      </w:r>
      <w:r w:rsidR="002B4168">
        <w:t xml:space="preserve">percent of GDP.  </w:t>
      </w:r>
      <w:r w:rsidR="007F550C">
        <w:t xml:space="preserve">Among advanced economies, </w:t>
      </w:r>
      <w:r w:rsidR="009A249E">
        <w:t xml:space="preserve">10 have a direct share of tourism in GDP exceeding 5 percent: Austria, Cyprus, Greece, </w:t>
      </w:r>
      <w:r w:rsidR="00EC3126">
        <w:t xml:space="preserve">Iceland, </w:t>
      </w:r>
      <w:r w:rsidR="009A249E">
        <w:t>Italy,</w:t>
      </w:r>
      <w:r w:rsidR="00EC3126">
        <w:t xml:space="preserve"> Macao, Malta, New Zealand, Portugal, and Spain. </w:t>
      </w:r>
      <w:r w:rsidR="00B2623C">
        <w:t xml:space="preserve">For emerging and developing economies, </w:t>
      </w:r>
      <w:r w:rsidR="00F31C03">
        <w:t xml:space="preserve">there are </w:t>
      </w:r>
      <w:r w:rsidR="000044C8">
        <w:t>42 with a share of tourism exceeding 5 percent, and 17 with a share exceeding 10 percent—</w:t>
      </w:r>
      <w:r w:rsidR="00C224BC">
        <w:t xml:space="preserve">all of </w:t>
      </w:r>
      <w:r w:rsidR="000044C8">
        <w:t xml:space="preserve">the latter being </w:t>
      </w:r>
      <w:r w:rsidR="00C224BC">
        <w:t xml:space="preserve">economies </w:t>
      </w:r>
      <w:r w:rsidR="00675448">
        <w:t xml:space="preserve">listed in Table 1 as having a large international travel surplus. </w:t>
      </w:r>
      <w:r w:rsidR="00073E8F">
        <w:t>Indeed, t</w:t>
      </w:r>
      <w:r w:rsidR="00B32E49">
        <w:t xml:space="preserve">he measures of </w:t>
      </w:r>
      <w:r w:rsidR="004B0E72">
        <w:t xml:space="preserve">the share of GDP accounted for by tourism-related activities are strongly correlated with the </w:t>
      </w:r>
      <w:r w:rsidR="007558E6">
        <w:t xml:space="preserve">average surplus on the international travel balance (the correlation is 0.85). </w:t>
      </w:r>
    </w:p>
    <w:p w14:paraId="49C9E5FD" w14:textId="37103A1E" w:rsidR="004D1E9C" w:rsidRDefault="004D1E9C" w:rsidP="002B438B"/>
    <w:p w14:paraId="576BEB29" w14:textId="014FDD70" w:rsidR="00355387" w:rsidRDefault="00355387" w:rsidP="00355387">
      <w:pPr>
        <w:pStyle w:val="Heading2"/>
      </w:pPr>
      <w:r>
        <w:t>Growth regressions</w:t>
      </w:r>
    </w:p>
    <w:p w14:paraId="6FEEBBA5" w14:textId="77777777" w:rsidR="00355387" w:rsidRPr="00355387" w:rsidRDefault="00355387" w:rsidP="00355387"/>
    <w:p w14:paraId="042C805A" w14:textId="37D2E3DE" w:rsidR="00355387" w:rsidRDefault="002664D4" w:rsidP="00355387">
      <w:r>
        <w:t xml:space="preserve">We now examine the extent to which the dependence of economies on tourism can help explain growth performance </w:t>
      </w:r>
      <w:r w:rsidR="00592C62">
        <w:t xml:space="preserve">during 2020. To control for underlying trends in growth and to focus squarely on the impact of the COVID pandemic, </w:t>
      </w:r>
      <w:r w:rsidR="0011291C">
        <w:t>we use as dependent variable the “growth surprise” in 2020 relative to the January 2020 growth forecast of the World Economic Outlook</w:t>
      </w:r>
      <w:r w:rsidR="00E11301">
        <w:t xml:space="preserve"> (which given its timing did not incorporate any consequence of the COVID pandemic). </w:t>
      </w:r>
      <w:r w:rsidR="00355387">
        <w:t xml:space="preserve">We exclude from the sample as well as from subsequent regressions a few countries </w:t>
      </w:r>
      <w:r w:rsidR="00355387">
        <w:lastRenderedPageBreak/>
        <w:t>affected by economic stress and political</w:t>
      </w:r>
      <w:r w:rsidR="00187DC8">
        <w:t xml:space="preserve">/geopolitical </w:t>
      </w:r>
      <w:r w:rsidR="00355387">
        <w:t xml:space="preserve">strife, where growth performance can be very volatile and unpredictable. Those include </w:t>
      </w:r>
      <w:r w:rsidR="001D2047">
        <w:t xml:space="preserve">Iran, </w:t>
      </w:r>
      <w:r w:rsidR="00355387">
        <w:t xml:space="preserve">Lebanon, Libya, Sudan, Venezuela, and Yemen. In </w:t>
      </w:r>
      <w:r w:rsidR="00015075">
        <w:t>addition,</w:t>
      </w:r>
      <w:r w:rsidR="00355387">
        <w:t xml:space="preserve"> we exclude Guyana, a massive outlier, where both the growth forecast for 2020 (85 percent) and the growth outcome (43 percent) are related to the uncertain timing of new oil-producing activity. </w:t>
      </w:r>
      <w:r w:rsidR="004D271B">
        <w:t>Final</w:t>
      </w:r>
      <w:r w:rsidR="004D7478">
        <w:t>ly, we also exclude Macao from the regressions</w:t>
      </w:r>
      <w:r w:rsidR="00243E99">
        <w:t>:</w:t>
      </w:r>
      <w:r w:rsidR="004D7478">
        <w:t xml:space="preserve"> given the extreme values of its GDP decline </w:t>
      </w:r>
      <w:r w:rsidR="00FE5737">
        <w:t xml:space="preserve">relative to forecast </w:t>
      </w:r>
      <w:r w:rsidR="004D7478">
        <w:t>(</w:t>
      </w:r>
      <w:r w:rsidR="00FE5737">
        <w:t xml:space="preserve">55 percent) </w:t>
      </w:r>
      <w:r w:rsidR="001A10A2">
        <w:t>and share of tourism in GDP (</w:t>
      </w:r>
      <w:r w:rsidR="00243E99">
        <w:t>59 percent for the total share) it would have a tangible impact on the regression results.</w:t>
      </w:r>
    </w:p>
    <w:p w14:paraId="697F2DF9" w14:textId="1CC8890D" w:rsidR="00AC6808" w:rsidRDefault="004D1E9C" w:rsidP="00A84C74">
      <w:r>
        <w:t>Summary statistics for the “growth surprise” are presented in Panel B of Table 7</w:t>
      </w:r>
      <w:r w:rsidR="00433DA6">
        <w:t xml:space="preserve">, for all countries (including the </w:t>
      </w:r>
      <w:commentRangeStart w:id="37"/>
      <w:r w:rsidR="00433DA6">
        <w:t>split</w:t>
      </w:r>
      <w:commentRangeEnd w:id="37"/>
      <w:r w:rsidR="00A81CB1">
        <w:rPr>
          <w:rStyle w:val="CommentReference"/>
        </w:rPr>
        <w:commentReference w:id="37"/>
      </w:r>
      <w:r w:rsidR="00433DA6">
        <w:t xml:space="preserve"> between advanced economies and emerging and developing economies) </w:t>
      </w:r>
      <w:r w:rsidR="00B6508F">
        <w:t>as well as separating out countries w</w:t>
      </w:r>
      <w:r w:rsidR="00AC3AD0">
        <w:t>here tourism accounts for a more sizable share of GDP</w:t>
      </w:r>
      <w:r w:rsidR="00B6508F">
        <w:t>.</w:t>
      </w:r>
      <w:r w:rsidR="00047979">
        <w:rPr>
          <w:rStyle w:val="FootnoteReference"/>
        </w:rPr>
        <w:footnoteReference w:id="6"/>
      </w:r>
      <w:r w:rsidR="008C3DCF">
        <w:t xml:space="preserve"> These statistics highlight </w:t>
      </w:r>
      <w:r w:rsidR="00E7100A">
        <w:t xml:space="preserve">how severe and widespread the global downturn was, </w:t>
      </w:r>
      <w:r w:rsidR="00331020">
        <w:t xml:space="preserve">and especially so for countries more dependent on tourism, with a median </w:t>
      </w:r>
      <w:r w:rsidR="002944B2">
        <w:t xml:space="preserve">negative </w:t>
      </w:r>
      <w:r w:rsidR="00331020">
        <w:t>growth shock exceeding 1</w:t>
      </w:r>
      <w:r w:rsidR="00012955">
        <w:t>1</w:t>
      </w:r>
      <w:r w:rsidR="00331020">
        <w:t xml:space="preserve"> p</w:t>
      </w:r>
      <w:r w:rsidR="000B45A6">
        <w:t>ercentage points of GDP, a</w:t>
      </w:r>
      <w:r w:rsidR="002944B2">
        <w:t xml:space="preserve">s against 6 percentage points </w:t>
      </w:r>
      <w:r w:rsidR="000B45A6">
        <w:t>for the remaining economies</w:t>
      </w:r>
      <w:ins w:id="38" w:author="Gian Maria Milesi-Ferretti" w:date="2021-08-04T16:11:00Z">
        <w:r w:rsidR="006F15B5">
          <w:t xml:space="preserve"> (roughly matching the data for Greece vs Germany, for example)</w:t>
        </w:r>
      </w:ins>
      <w:r w:rsidR="000B45A6">
        <w:t>.</w:t>
      </w:r>
      <w:r w:rsidR="005252DF">
        <w:t xml:space="preserve"> </w:t>
      </w:r>
      <w:r w:rsidR="00AC6808">
        <w:t>Figure 4 shows a scatter plot of the 2020 growth surprise and the total share of tourism in GDP. The correlation is -0.72. Excluding the three most extreme observations (Macao</w:t>
      </w:r>
      <w:r w:rsidR="00A84C74">
        <w:t xml:space="preserve"> SAR</w:t>
      </w:r>
      <w:r w:rsidR="00AC6808">
        <w:t xml:space="preserve">, Maldives, and Aruba, which are anyway excluded from most regressions </w:t>
      </w:r>
      <w:r w:rsidR="00A84C74">
        <w:t xml:space="preserve">below </w:t>
      </w:r>
      <w:r w:rsidR="00AC6808">
        <w:t>because they lack observations for one or more of the explanatory variables) reduces the correlation to</w:t>
      </w:r>
      <w:r w:rsidR="00A84C74">
        <w:t xml:space="preserve"> -</w:t>
      </w:r>
      <w:r w:rsidR="00AC6808">
        <w:t xml:space="preserve">0.6. </w:t>
      </w:r>
      <w:commentRangeStart w:id="39"/>
      <w:r w:rsidR="006E240F">
        <w:t>A</w:t>
      </w:r>
      <w:r w:rsidR="00AC6808">
        <w:t xml:space="preserve">fter excluding </w:t>
      </w:r>
      <w:r w:rsidR="007C745E">
        <w:t xml:space="preserve">the 30 economies </w:t>
      </w:r>
      <w:r w:rsidR="00AC6808">
        <w:t xml:space="preserve">with a total share of tourism exceeding 20 percent the correlation </w:t>
      </w:r>
      <w:r w:rsidR="009600D4">
        <w:t>drops to -0.26</w:t>
      </w:r>
      <w:r w:rsidR="00AC6808">
        <w:t xml:space="preserve">. </w:t>
      </w:r>
      <w:commentRangeEnd w:id="39"/>
      <w:r w:rsidR="005343AA">
        <w:rPr>
          <w:rStyle w:val="CommentReference"/>
        </w:rPr>
        <w:commentReference w:id="39"/>
      </w:r>
    </w:p>
    <w:p w14:paraId="7C86127E" w14:textId="18729F9C" w:rsidR="00952FF1" w:rsidRDefault="00F31C57" w:rsidP="002B438B">
      <w:r>
        <w:t xml:space="preserve">In addition to the </w:t>
      </w:r>
      <w:r w:rsidR="00E04C6A">
        <w:t xml:space="preserve">dependence on travel and tourism, we use a number of other potential explanatory variables. Two relate directly to the intensity of the pandemic: the number of recorded cases in 2020 </w:t>
      </w:r>
      <w:r w:rsidR="00C4028C">
        <w:t xml:space="preserve">(as a share of total population) and the number of recorded deaths attributed to COVID-19 (also scaled by total population size). </w:t>
      </w:r>
      <w:r w:rsidR="00515255">
        <w:t>A third variable, the stringency of lockdown measures</w:t>
      </w:r>
      <w:r w:rsidR="00BE4FC0">
        <w:t>, constructed at Oxford University</w:t>
      </w:r>
      <w:r w:rsidR="007576B3">
        <w:t xml:space="preserve"> (Richie et al, 2020) </w:t>
      </w:r>
      <w:r w:rsidR="00515255">
        <w:t xml:space="preserve">relates instead to the government response to the pandemic. </w:t>
      </w:r>
      <w:r w:rsidR="007D4AD8">
        <w:rPr>
          <w:rStyle w:val="FootnoteReference"/>
        </w:rPr>
        <w:footnoteReference w:id="7"/>
      </w:r>
      <w:r w:rsidR="00EB7B07">
        <w:t xml:space="preserve"> </w:t>
      </w:r>
      <w:r w:rsidR="00317572">
        <w:t xml:space="preserve">While stringency is clearly correlated with the severity of the pandemic, </w:t>
      </w:r>
      <w:r w:rsidR="00761FC6">
        <w:t xml:space="preserve">the objective here is only to assess the extent to which </w:t>
      </w:r>
      <w:r w:rsidR="00CF1CE8">
        <w:t xml:space="preserve">government restrictions correlate with a decline in economic activity for a given severity of the pandemic. </w:t>
      </w:r>
      <w:r w:rsidR="00BF0999">
        <w:t xml:space="preserve">Among the other explanatory </w:t>
      </w:r>
      <w:r w:rsidR="00015075">
        <w:t>variables,</w:t>
      </w:r>
      <w:r w:rsidR="00BF0999">
        <w:t xml:space="preserve"> we consider are the level of development </w:t>
      </w:r>
      <w:r w:rsidR="000F1D19">
        <w:t>(potentially a proxy f</w:t>
      </w:r>
      <w:r w:rsidR="00816AD9">
        <w:t>or quality of health care</w:t>
      </w:r>
      <w:r w:rsidR="00EB7B07">
        <w:t>, and hence expected to be positively correlated with the growth s</w:t>
      </w:r>
      <w:r w:rsidR="001B78F5">
        <w:t>hock</w:t>
      </w:r>
      <w:r w:rsidR="00816AD9">
        <w:t xml:space="preserve">), population size, </w:t>
      </w:r>
      <w:r w:rsidR="002F4DE7">
        <w:t xml:space="preserve">and variables related to the composition of output such as the share of manufacturing and agriculture in value added. </w:t>
      </w:r>
      <w:r w:rsidR="00A32412">
        <w:t xml:space="preserve">We expect these last two variables to be positively correlated with the growth shock in 2020, given the resilience of these sectors compared to the most affected services sector. </w:t>
      </w:r>
    </w:p>
    <w:p w14:paraId="79B210BE" w14:textId="0F77CDF8" w:rsidR="00B2602B" w:rsidRDefault="00B2602B" w:rsidP="002B438B">
      <w:r>
        <w:t xml:space="preserve">The first column of table </w:t>
      </w:r>
      <w:r w:rsidR="00443886">
        <w:t>8</w:t>
      </w:r>
      <w:r w:rsidR="00F14B13">
        <w:t xml:space="preserve"> shows that </w:t>
      </w:r>
      <w:r w:rsidR="00CB07C0">
        <w:t xml:space="preserve">by themselves the measures of severity of the pandemic and stringency explain a very small fraction of the cross-country variance in </w:t>
      </w:r>
      <w:r w:rsidR="00484CE4">
        <w:t>growth surprises, with only stringency reaching statistical significance. However, as shown in column (2), adding the share of tourism in GDP increase</w:t>
      </w:r>
      <w:r w:rsidR="0081244A">
        <w:t xml:space="preserve">s </w:t>
      </w:r>
      <w:r w:rsidR="00484CE4">
        <w:t>the explanatory power dramatically</w:t>
      </w:r>
      <w:r w:rsidR="003C38E7">
        <w:t xml:space="preserve">, with the variables now explaining about half of the cross-country heterogeneity in growth performance. </w:t>
      </w:r>
      <w:r w:rsidR="00BC4DF4">
        <w:t xml:space="preserve">It is notable that </w:t>
      </w:r>
      <w:r w:rsidR="00E14771">
        <w:t xml:space="preserve">once the share of tourism is included </w:t>
      </w:r>
      <w:r w:rsidR="00BC4DF4">
        <w:t xml:space="preserve">the </w:t>
      </w:r>
      <w:r w:rsidR="003F6D74">
        <w:t xml:space="preserve">severity of the pandemic, as measured by the number of reported COVID-related deaths, becomes </w:t>
      </w:r>
      <w:r w:rsidR="00E14771">
        <w:t xml:space="preserve">statistically </w:t>
      </w:r>
      <w:r w:rsidR="003F6D74">
        <w:t xml:space="preserve">significant. </w:t>
      </w:r>
      <w:r w:rsidR="0081244A">
        <w:t>In column (3) we add GDP per capita and population in 2019 (both in log form) to the set of explanatory variables</w:t>
      </w:r>
      <w:r w:rsidR="00A91AED">
        <w:t xml:space="preserve">: only the latter variable is borderline significant, suggesting that </w:t>
      </w:r>
      <w:r w:rsidR="005F6A0E">
        <w:t>countries with larger populations experienced less severe growth deviations.</w:t>
      </w:r>
      <w:r w:rsidR="000154B9">
        <w:t xml:space="preserve"> This </w:t>
      </w:r>
      <w:r w:rsidR="00C417D1">
        <w:t>finding could be related to the increased stress put on small, more open economies by the closure of international borders</w:t>
      </w:r>
      <w:r w:rsidR="006A0071">
        <w:t xml:space="preserve"> and reduced international trade.</w:t>
      </w:r>
    </w:p>
    <w:p w14:paraId="5B1214C8" w14:textId="3FC1D23D" w:rsidR="00952FF1" w:rsidRDefault="005F6A0E" w:rsidP="002B438B">
      <w:r>
        <w:lastRenderedPageBreak/>
        <w:t xml:space="preserve">Column (4) adds two </w:t>
      </w:r>
      <w:r w:rsidR="00952FF1">
        <w:t xml:space="preserve">additional variables relate to the sectoral composition of economic activity: the share of agriculture in total value added and the share of manufacturing in value added (both calculated as averages over the period 2014-19). </w:t>
      </w:r>
      <w:r w:rsidR="005015B8">
        <w:t xml:space="preserve">Both variables are </w:t>
      </w:r>
      <w:r w:rsidR="004B508F">
        <w:t>positively associated with 2020 growth outcomes relative to pre-crisis forecasts</w:t>
      </w:r>
      <w:r w:rsidR="001872AC">
        <w:t>, providing further evidence on the importance of the sectoral composition of output in explaining the cross-country impact of the COVID crisis</w:t>
      </w:r>
      <w:r w:rsidR="00515255">
        <w:t xml:space="preserve">. </w:t>
      </w:r>
      <w:r w:rsidR="001872AC">
        <w:rPr>
          <w:rStyle w:val="FootnoteReference"/>
        </w:rPr>
        <w:footnoteReference w:id="8"/>
      </w:r>
      <w:r w:rsidR="00A55A93">
        <w:t xml:space="preserve"> Once these additional output composition variables are controlled for, </w:t>
      </w:r>
      <w:r w:rsidR="00E86645">
        <w:t xml:space="preserve">we find some evidence that wealthier countries had more modest declines in growth compared to forecasts. </w:t>
      </w:r>
    </w:p>
    <w:p w14:paraId="332A050F" w14:textId="33BC544D" w:rsidR="00C37083" w:rsidRDefault="00594E99" w:rsidP="002B438B">
      <w:commentRangeStart w:id="40"/>
      <w:r>
        <w:t xml:space="preserve">Table </w:t>
      </w:r>
      <w:r w:rsidR="00443886">
        <w:t>9</w:t>
      </w:r>
      <w:r>
        <w:t xml:space="preserve"> looks at the robustness of results using different sub-samples as well as different measures of the dependence on tourism. </w:t>
      </w:r>
      <w:r w:rsidR="007A39FE">
        <w:t xml:space="preserve">Column </w:t>
      </w:r>
      <w:commentRangeEnd w:id="40"/>
      <w:r w:rsidR="005343AA">
        <w:rPr>
          <w:rStyle w:val="CommentReference"/>
        </w:rPr>
        <w:commentReference w:id="40"/>
      </w:r>
      <w:r w:rsidR="007A39FE">
        <w:t>(1) replicates the baseline regression presented in column (4)</w:t>
      </w:r>
      <w:r w:rsidR="002C50AF">
        <w:t xml:space="preserve">, while columns (2) and (3) provide results using the sample of advanced economies and emerging and developing economies respectively. </w:t>
      </w:r>
      <w:r w:rsidR="001A4F7D">
        <w:t>It is interesting to note that for advanced economies the severity of the pandemic</w:t>
      </w:r>
      <w:r w:rsidR="003E30E4">
        <w:t xml:space="preserve">, captured by the number of deaths scaled by population, is statistically significant and precisely estimated, </w:t>
      </w:r>
      <w:r w:rsidR="009B187D">
        <w:t xml:space="preserve">while the stringency index is not significant after controlling for </w:t>
      </w:r>
      <w:r w:rsidR="00634C9F">
        <w:t xml:space="preserve">COVID-related </w:t>
      </w:r>
      <w:r w:rsidR="009B187D">
        <w:t xml:space="preserve">deaths. In contrast, for emerging and developing economies, where arguably the measurement of cases and deaths is </w:t>
      </w:r>
      <w:r w:rsidR="006214D3">
        <w:t xml:space="preserve">less precise, the </w:t>
      </w:r>
      <w:r w:rsidR="004864E8">
        <w:t xml:space="preserve">coefficient on deaths is less precisely estimated </w:t>
      </w:r>
      <w:r w:rsidR="002D617C">
        <w:t xml:space="preserve">and is not statistically significant, while the stringency index is highly significant. </w:t>
      </w:r>
      <w:r w:rsidR="00DB528C">
        <w:t xml:space="preserve">Also, the advanced-economy regression </w:t>
      </w:r>
      <w:r w:rsidR="005A18E7">
        <w:t xml:space="preserve">shows a much stronger positive correlation between GDP per capita and </w:t>
      </w:r>
      <w:r w:rsidR="00761AD3">
        <w:t>2020 growth surprises</w:t>
      </w:r>
      <w:r w:rsidR="00461136">
        <w:t>—the variable h</w:t>
      </w:r>
      <w:r w:rsidR="00756D6E">
        <w:t>elps</w:t>
      </w:r>
      <w:r w:rsidR="00461136">
        <w:t xml:space="preserve"> explain growth deviations within advanced economies (column </w:t>
      </w:r>
      <w:r w:rsidR="002008E5">
        <w:t>2</w:t>
      </w:r>
      <w:r w:rsidR="00461136">
        <w:t>) and between advanced economies and emerging and developing eco</w:t>
      </w:r>
      <w:r w:rsidR="00756D6E">
        <w:t>no</w:t>
      </w:r>
      <w:r w:rsidR="00461136">
        <w:t xml:space="preserve">mies (column </w:t>
      </w:r>
      <w:r w:rsidR="002008E5">
        <w:t>1</w:t>
      </w:r>
      <w:r w:rsidR="00756D6E">
        <w:t>)</w:t>
      </w:r>
      <w:r w:rsidR="002008E5">
        <w:t xml:space="preserve">, but not </w:t>
      </w:r>
      <w:r w:rsidR="00756D6E">
        <w:t>within emerging and developing economies</w:t>
      </w:r>
      <w:r w:rsidR="002008E5">
        <w:t xml:space="preserve"> (column 3)</w:t>
      </w:r>
      <w:r w:rsidR="00761AD3">
        <w:t xml:space="preserve">. </w:t>
      </w:r>
    </w:p>
    <w:p w14:paraId="55D8042A" w14:textId="444633B7" w:rsidR="002B438B" w:rsidRDefault="00524FBE" w:rsidP="00CD5710">
      <w:r>
        <w:t>Columns (4)</w:t>
      </w:r>
      <w:r w:rsidR="008C28D6">
        <w:t xml:space="preserve">-(7) </w:t>
      </w:r>
      <w:r>
        <w:t>show the robustness of results to the use of alternative measures of the importance of tourism</w:t>
      </w:r>
      <w:r w:rsidR="008C28D6">
        <w:t>, as well as sample size</w:t>
      </w:r>
      <w:r w:rsidR="0034490E">
        <w:t>. Column</w:t>
      </w:r>
      <w:r w:rsidR="008C28D6">
        <w:t>s</w:t>
      </w:r>
      <w:r w:rsidR="0034490E">
        <w:t xml:space="preserve"> (4)</w:t>
      </w:r>
      <w:r w:rsidR="008C28D6">
        <w:t>-(6)</w:t>
      </w:r>
      <w:r w:rsidR="0034490E">
        <w:t xml:space="preserve"> uses the </w:t>
      </w:r>
      <w:r>
        <w:t xml:space="preserve">direct share </w:t>
      </w:r>
      <w:r w:rsidR="00B7728B">
        <w:t xml:space="preserve">of tourism </w:t>
      </w:r>
      <w:r>
        <w:t>in GDP</w:t>
      </w:r>
      <w:r w:rsidR="00C37083">
        <w:t>. In column (4)</w:t>
      </w:r>
      <w:r w:rsidR="0034490E">
        <w:t xml:space="preserve"> the coefficients and fit of the regressions are virtually unchanged, the only difference being the size of the tourism coefficient</w:t>
      </w:r>
      <w:r w:rsidR="00971C5E">
        <w:t xml:space="preserve">, which not surprisingly is much higher </w:t>
      </w:r>
      <w:r w:rsidR="003F6EBC">
        <w:t>(</w:t>
      </w:r>
      <w:r w:rsidR="00123EFB">
        <w:t xml:space="preserve">recall that the direct share of tourism is </w:t>
      </w:r>
      <w:r w:rsidR="00C72AF1">
        <w:t xml:space="preserve">some 37 percent of the total share). Column (5) </w:t>
      </w:r>
      <w:r w:rsidR="00C37083">
        <w:t xml:space="preserve">excludes economies with a direct share of tourism above 10 percent of GDP. </w:t>
      </w:r>
      <w:r w:rsidR="00EA10B8">
        <w:t>Result</w:t>
      </w:r>
      <w:r w:rsidR="00424208">
        <w:t xml:space="preserve">s are robust, but not surprisingly the fit of the regression diminishes, as </w:t>
      </w:r>
      <w:r w:rsidR="00EA16AF">
        <w:t xml:space="preserve">some of </w:t>
      </w:r>
      <w:r w:rsidR="00424208">
        <w:t xml:space="preserve">the most affected countries are excluded. </w:t>
      </w:r>
      <w:r w:rsidR="009B4F98">
        <w:t xml:space="preserve">Column (6) excludes all economies with a direct share of tourism above 5 percent of GDP </w:t>
      </w:r>
      <w:r w:rsidR="000A0851">
        <w:t>(which, as mentioned earlier in this section, will exclude economies such as Italy and Spain</w:t>
      </w:r>
      <w:r w:rsidR="00363FD9">
        <w:t>, for a total of 39 observations</w:t>
      </w:r>
      <w:r w:rsidR="000A0851">
        <w:t xml:space="preserve">). </w:t>
      </w:r>
      <w:r w:rsidR="00606713">
        <w:t xml:space="preserve">In this case the coefficient on tourism drops in magnitude and is no longer statistically significant. </w:t>
      </w:r>
      <w:r w:rsidR="00A6457E">
        <w:t xml:space="preserve">Finally, Column (7) </w:t>
      </w:r>
      <w:r w:rsidR="00C72AF1">
        <w:t>shows that the</w:t>
      </w:r>
      <w:r w:rsidR="00426C69">
        <w:t xml:space="preserve"> net international travel revenues also provide </w:t>
      </w:r>
      <w:r w:rsidR="00066EE4">
        <w:t>strong explanatory power if the GDP share of tourism is excluded, but not surprisingly the latter variabl</w:t>
      </w:r>
      <w:r w:rsidR="00612E91">
        <w:t>e</w:t>
      </w:r>
      <w:r w:rsidR="00690EFD">
        <w:t xml:space="preserve">—which also </w:t>
      </w:r>
      <w:r w:rsidR="00B7569B">
        <w:t>includes</w:t>
      </w:r>
      <w:r w:rsidR="00690EFD">
        <w:t xml:space="preserve"> purely domestic tourism-related activities</w:t>
      </w:r>
      <w:r w:rsidR="00240C30">
        <w:t>--</w:t>
      </w:r>
      <w:r w:rsidR="00690EFD">
        <w:t>raises the fit of the regression</w:t>
      </w:r>
      <w:r w:rsidR="00240C30">
        <w:t xml:space="preserve">. </w:t>
      </w:r>
      <w:r w:rsidR="00020369">
        <w:t xml:space="preserve">Overall, the strength of the relation between </w:t>
      </w:r>
      <w:r w:rsidR="006475B8">
        <w:t xml:space="preserve">the negative shock to </w:t>
      </w:r>
      <w:r w:rsidR="00020369">
        <w:t xml:space="preserve">economic activity and tourism share </w:t>
      </w:r>
      <w:r w:rsidR="006475B8">
        <w:t xml:space="preserve">that we have documented is clearly driven by those economies where tourism </w:t>
      </w:r>
      <w:r w:rsidR="009626E3">
        <w:t>activities represent a notable share of GDP</w:t>
      </w:r>
      <w:r w:rsidR="00B7728B">
        <w:t xml:space="preserve">. </w:t>
      </w:r>
      <w:r w:rsidR="006475B8">
        <w:t xml:space="preserve"> </w:t>
      </w:r>
    </w:p>
    <w:p w14:paraId="2887A96F" w14:textId="160D86D5" w:rsidR="002B438B" w:rsidRPr="002B438B" w:rsidRDefault="00CE15FE" w:rsidP="002B438B">
      <w:pPr>
        <w:pStyle w:val="Heading1"/>
        <w:jc w:val="center"/>
      </w:pPr>
      <w:r>
        <w:t xml:space="preserve">IV. </w:t>
      </w:r>
      <w:r w:rsidR="002B438B">
        <w:t>Concluding Remarks</w:t>
      </w:r>
    </w:p>
    <w:p w14:paraId="07154D0F" w14:textId="77777777" w:rsidR="008A0A3E" w:rsidRDefault="008A0A3E" w:rsidP="004E2D19"/>
    <w:p w14:paraId="61D88FE1" w14:textId="60828991" w:rsidR="00D55924" w:rsidRDefault="00884EC3" w:rsidP="004E2D19">
      <w:r>
        <w:t>Government restrictions and behavioral changes caused by t</w:t>
      </w:r>
      <w:r w:rsidR="00566D2D">
        <w:t xml:space="preserve">he COVID-19 </w:t>
      </w:r>
      <w:r>
        <w:t xml:space="preserve">pandemic have resulted in an </w:t>
      </w:r>
      <w:r w:rsidR="008A0A3E">
        <w:t>unprecedented “travel shock”</w:t>
      </w:r>
      <w:r>
        <w:t>—especially a collapse in international tourism</w:t>
      </w:r>
      <w:r w:rsidR="008A0A3E">
        <w:t>.</w:t>
      </w:r>
      <w:r>
        <w:t xml:space="preserve"> </w:t>
      </w:r>
      <w:r w:rsidR="001B53D7">
        <w:t xml:space="preserve">We have characterized some stylized features of economies </w:t>
      </w:r>
      <w:r w:rsidR="008A29EB">
        <w:t>heavily</w:t>
      </w:r>
      <w:r w:rsidR="001B53D7">
        <w:t xml:space="preserve"> reliant on tourism activities as a source of international revenues </w:t>
      </w:r>
      <w:r w:rsidR="00D55924">
        <w:t xml:space="preserve">and as a </w:t>
      </w:r>
      <w:r w:rsidR="00D55924">
        <w:lastRenderedPageBreak/>
        <w:t>share of GDP</w:t>
      </w:r>
      <w:r w:rsidR="00595072">
        <w:t xml:space="preserve">—mostly but not exclusively very small middle- and high-income economies, </w:t>
      </w:r>
      <w:r w:rsidR="0079616D">
        <w:t xml:space="preserve">and generally large international debtors in relation to their GDP. </w:t>
      </w:r>
      <w:r w:rsidR="00531B05">
        <w:t xml:space="preserve">In contrast, </w:t>
      </w:r>
      <w:del w:id="41" w:author="Louise Sheiner" w:date="2021-08-04T14:28:00Z">
        <w:r w:rsidR="00531B05" w:rsidDel="00ED29E7">
          <w:delText xml:space="preserve">much </w:delText>
        </w:r>
      </w:del>
      <w:ins w:id="42" w:author="Louise Sheiner" w:date="2021-08-04T14:28:00Z">
        <w:r w:rsidR="00ED29E7">
          <w:t xml:space="preserve">many </w:t>
        </w:r>
      </w:ins>
      <w:r w:rsidR="00531B05">
        <w:t>fewer countries have large net expenditures on international travel in relation to their GDP</w:t>
      </w:r>
      <w:r w:rsidR="00981B44">
        <w:t xml:space="preserve">, making this shock very asymmetric in terms of its impact on external accounts and economic activity. </w:t>
      </w:r>
      <w:r w:rsidR="00C71A2C">
        <w:t>We have</w:t>
      </w:r>
      <w:r w:rsidR="00D55924">
        <w:t xml:space="preserve"> documented the impact of the travel shock on their external accounts and economic growth in 2020. </w:t>
      </w:r>
      <w:r w:rsidR="000445C7">
        <w:t>We have shown how net revenues from international travel have plummeted</w:t>
      </w:r>
      <w:r w:rsidR="00946C5A">
        <w:t xml:space="preserve">, leading to a worsening of the current account balance. This worsening has been contained by </w:t>
      </w:r>
      <w:r w:rsidR="006554A3">
        <w:t>import declines, as well as by reduced income payments on external liabilities, most likely capturing lower returns on foreign-owned to</w:t>
      </w:r>
      <w:r w:rsidR="00EF7E8F">
        <w:t>ur</w:t>
      </w:r>
      <w:r w:rsidR="006554A3">
        <w:t xml:space="preserve">ism infrastructure. </w:t>
      </w:r>
      <w:r w:rsidR="00EF7E8F">
        <w:t xml:space="preserve">We have also shown how the international travel balance and the oil balance pre-COVID </w:t>
      </w:r>
      <w:r w:rsidR="005509C3">
        <w:t xml:space="preserve">explain a sizable fraction of the </w:t>
      </w:r>
      <w:r w:rsidR="00F76828">
        <w:t>cross-country</w:t>
      </w:r>
      <w:r w:rsidR="005509C3">
        <w:t xml:space="preserve"> </w:t>
      </w:r>
      <w:r w:rsidR="00AA4824">
        <w:t xml:space="preserve">deviations of </w:t>
      </w:r>
      <w:r w:rsidR="005509C3">
        <w:t>current account balance</w:t>
      </w:r>
      <w:r w:rsidR="00AA4824">
        <w:t>s</w:t>
      </w:r>
      <w:r w:rsidR="004D1E03">
        <w:t xml:space="preserve"> </w:t>
      </w:r>
      <w:r w:rsidR="00F76828">
        <w:t xml:space="preserve">in 2020 </w:t>
      </w:r>
      <w:r w:rsidR="004D1E03">
        <w:t xml:space="preserve">from </w:t>
      </w:r>
      <w:r w:rsidR="00AA4824">
        <w:t>their</w:t>
      </w:r>
      <w:r w:rsidR="004D1E03">
        <w:t xml:space="preserve"> pre-COVID projections</w:t>
      </w:r>
      <w:r w:rsidR="00B515EE">
        <w:t xml:space="preserve">, </w:t>
      </w:r>
      <w:r w:rsidR="005509C3">
        <w:t>w</w:t>
      </w:r>
      <w:r w:rsidR="009C2DFF">
        <w:t>ith worse outcomes</w:t>
      </w:r>
      <w:r w:rsidR="005509C3">
        <w:t xml:space="preserve"> for countries dependent on tourism and oil export</w:t>
      </w:r>
      <w:r w:rsidR="009C2DFF">
        <w:t>s</w:t>
      </w:r>
      <w:r w:rsidR="005509C3">
        <w:t xml:space="preserve">. </w:t>
      </w:r>
    </w:p>
    <w:p w14:paraId="700B94AA" w14:textId="450B1A46" w:rsidR="00F81E3B" w:rsidRDefault="002A3F8D" w:rsidP="00F81E3B">
      <w:r>
        <w:t xml:space="preserve">On the economic activity front, we have shown how the deviation of 2020 </w:t>
      </w:r>
      <w:r w:rsidR="004B1765">
        <w:t xml:space="preserve">growth from its pre-COVID forecast is very strongly correlated with the share of tourism in GDP, </w:t>
      </w:r>
      <w:r w:rsidR="00FE41B1">
        <w:t xml:space="preserve">and </w:t>
      </w:r>
      <w:r w:rsidR="00930F6B">
        <w:t xml:space="preserve">to a lesser extent </w:t>
      </w:r>
      <w:r w:rsidR="00FE41B1">
        <w:t xml:space="preserve">with other indicators of the supply composition of economic activity </w:t>
      </w:r>
      <w:r w:rsidR="00930F6B">
        <w:t>(the share of manufacturing and agriculture in value added). Indicators of the intensity of the pandemic</w:t>
      </w:r>
      <w:r w:rsidR="0061095B">
        <w:t>, such as recorded deaths scaled by population</w:t>
      </w:r>
      <w:r w:rsidR="00930F6B">
        <w:t xml:space="preserve"> </w:t>
      </w:r>
      <w:r w:rsidR="002C6FBE">
        <w:t>and the stringency of lockdowns</w:t>
      </w:r>
      <w:r w:rsidR="0061095B">
        <w:t>,</w:t>
      </w:r>
      <w:r w:rsidR="002C6FBE">
        <w:t xml:space="preserve"> also contribute to explaining growth shortfalls, but </w:t>
      </w:r>
      <w:r w:rsidR="00B02A49">
        <w:t xml:space="preserve">in general to a lesser extent than the variables capturing the composition of economic activity. </w:t>
      </w:r>
      <w:r w:rsidR="00C924ED">
        <w:t xml:space="preserve">We also find some evidence that </w:t>
      </w:r>
      <w:r w:rsidR="0067758E">
        <w:t xml:space="preserve">countries with higher GDP per capita pre-COVID fared somewhat better, after controlling for the variables mentioned above. </w:t>
      </w:r>
      <w:r w:rsidR="00AD17CC">
        <w:t xml:space="preserve">The </w:t>
      </w:r>
      <w:r w:rsidR="00224E37">
        <w:t xml:space="preserve">empirical </w:t>
      </w:r>
      <w:r w:rsidR="00AD17CC">
        <w:t xml:space="preserve">results on the </w:t>
      </w:r>
      <w:r w:rsidR="004F24F0">
        <w:t xml:space="preserve">importance of the share of tourism in explaining the size of the 2020 output shock are overwhelmingly driven by those economies </w:t>
      </w:r>
      <w:r w:rsidR="00224E37">
        <w:t xml:space="preserve">more heavily reliant on tourism </w:t>
      </w:r>
      <w:r w:rsidR="00692035">
        <w:t xml:space="preserve">activity and international </w:t>
      </w:r>
      <w:r w:rsidR="00224E37">
        <w:t xml:space="preserve">revenues. </w:t>
      </w:r>
    </w:p>
    <w:p w14:paraId="29B3B960" w14:textId="1F47546A" w:rsidR="00F81E3B" w:rsidRDefault="00F81E3B" w:rsidP="00F81E3B">
      <w:r>
        <w:t xml:space="preserve">One set of variables missing from the analysis relate to the economic policy response, including the extent of fiscal support. This is on the agenda for future research, with the caveat that these data are generally available for only a subset of the countries used in this paper, and are missing in particular for some smaller economies in which tourism plays a crucial role. </w:t>
      </w:r>
      <w:r w:rsidR="001A703F">
        <w:t xml:space="preserve">Furthermore, the size of fiscal support is </w:t>
      </w:r>
      <w:r w:rsidR="0066338A">
        <w:t xml:space="preserve">likely to be </w:t>
      </w:r>
      <w:r w:rsidR="001A703F">
        <w:t>related to the intensity of the pandemic</w:t>
      </w:r>
      <w:r w:rsidR="0066338A">
        <w:t xml:space="preserve">, </w:t>
      </w:r>
      <w:r w:rsidR="003B27DA">
        <w:t>posing reverse-causality concerns.</w:t>
      </w:r>
    </w:p>
    <w:p w14:paraId="4242ED0D" w14:textId="7590D43F" w:rsidR="00F81E3B" w:rsidRDefault="00ED4F9F" w:rsidP="004E2D19">
      <w:commentRangeStart w:id="43"/>
      <w:r>
        <w:t xml:space="preserve">The evidence we provided is limited to 2020. </w:t>
      </w:r>
      <w:r w:rsidR="004006F4">
        <w:t>Looking forward, the</w:t>
      </w:r>
      <w:r w:rsidR="00800FC8">
        <w:t xml:space="preserve"> persistence of </w:t>
      </w:r>
      <w:r w:rsidR="008C167A">
        <w:t xml:space="preserve">pandemic-induced </w:t>
      </w:r>
      <w:r w:rsidR="00800FC8">
        <w:t>restrictions</w:t>
      </w:r>
      <w:r w:rsidR="00411249">
        <w:t xml:space="preserve"> to international travel and domestic mobility, together with behavioral changes</w:t>
      </w:r>
      <w:r w:rsidR="008C167A">
        <w:t>, impl</w:t>
      </w:r>
      <w:r w:rsidR="00CE4987">
        <w:t>y</w:t>
      </w:r>
      <w:r w:rsidR="008C167A">
        <w:t xml:space="preserve"> that the affected </w:t>
      </w:r>
      <w:commentRangeStart w:id="44"/>
      <w:r w:rsidR="008C167A">
        <w:t>countries</w:t>
      </w:r>
      <w:commentRangeEnd w:id="44"/>
      <w:r w:rsidR="00BD4ACD">
        <w:rPr>
          <w:rStyle w:val="CommentReference"/>
        </w:rPr>
        <w:commentReference w:id="44"/>
      </w:r>
      <w:r w:rsidR="008C167A">
        <w:t xml:space="preserve"> will continue to face difficult challenges. In many cases, these are compounded by </w:t>
      </w:r>
      <w:r w:rsidR="004F54BB">
        <w:t xml:space="preserve">high starting levels of external indebtedness, which can limit the space for </w:t>
      </w:r>
      <w:r w:rsidR="00CA0EB6">
        <w:t xml:space="preserve">an aggressive fiscal response. </w:t>
      </w:r>
      <w:commentRangeEnd w:id="43"/>
      <w:r w:rsidR="004C0591">
        <w:rPr>
          <w:rStyle w:val="CommentReference"/>
        </w:rPr>
        <w:commentReference w:id="43"/>
      </w:r>
    </w:p>
    <w:p w14:paraId="369EF687" w14:textId="77777777" w:rsidR="00E53673" w:rsidRDefault="00E53673">
      <w:r>
        <w:br w:type="page"/>
      </w:r>
    </w:p>
    <w:p w14:paraId="4087DD17" w14:textId="4608F65A" w:rsidR="003B138D" w:rsidRDefault="00E53673" w:rsidP="00E53673">
      <w:pPr>
        <w:jc w:val="center"/>
      </w:pPr>
      <w:r>
        <w:lastRenderedPageBreak/>
        <w:t>Appendix</w:t>
      </w:r>
    </w:p>
    <w:p w14:paraId="60DFB6DB" w14:textId="19EC4AAF" w:rsidR="00E53673" w:rsidDel="00AA19CE" w:rsidRDefault="00E53673" w:rsidP="00E53673">
      <w:pPr>
        <w:jc w:val="center"/>
        <w:rPr>
          <w:del w:id="45" w:author="Gian Maria Milesi-Ferretti" w:date="2021-08-05T09:32:00Z"/>
        </w:rPr>
      </w:pPr>
    </w:p>
    <w:p w14:paraId="4780440D" w14:textId="15F7311C" w:rsidR="00E53673" w:rsidRDefault="00E53673" w:rsidP="00472106">
      <w:pPr>
        <w:jc w:val="center"/>
      </w:pPr>
      <w:r>
        <w:t>List of variables: definitions and sources</w:t>
      </w:r>
    </w:p>
    <w:p w14:paraId="56055953" w14:textId="18F9EC33" w:rsidR="00472106" w:rsidDel="00AA19CE" w:rsidRDefault="00472106" w:rsidP="00472106">
      <w:pPr>
        <w:rPr>
          <w:del w:id="46" w:author="Gian Maria Milesi-Ferretti" w:date="2021-08-05T09:32:00Z"/>
        </w:rPr>
      </w:pPr>
    </w:p>
    <w:p w14:paraId="4723CBAC" w14:textId="16407985" w:rsidR="00472106" w:rsidRDefault="00472106" w:rsidP="00472106">
      <w:r w:rsidRPr="000C4C82">
        <w:rPr>
          <w:b/>
          <w:bCs/>
        </w:rPr>
        <w:t>Current account balance</w:t>
      </w:r>
      <w:r w:rsidR="00AC6C67" w:rsidRPr="000C4C82">
        <w:rPr>
          <w:b/>
          <w:bCs/>
        </w:rPr>
        <w:t>; exports and imports of total services; exports and imports of travel services; exports and imports of transport services; exports and imports of goods; primary income balance; secondary income balance</w:t>
      </w:r>
      <w:r>
        <w:t xml:space="preserve">: </w:t>
      </w:r>
      <w:r w:rsidR="00336A96">
        <w:t xml:space="preserve">source: </w:t>
      </w:r>
      <w:r>
        <w:t xml:space="preserve">IMF, Balance of Payments Statistics and national sources. </w:t>
      </w:r>
    </w:p>
    <w:p w14:paraId="42828DCD" w14:textId="6DDF7D28" w:rsidR="00336A96" w:rsidRDefault="00336A96" w:rsidP="00472106">
      <w:r w:rsidRPr="000C4C82">
        <w:rPr>
          <w:b/>
          <w:bCs/>
        </w:rPr>
        <w:t>Oil balance</w:t>
      </w:r>
      <w:r>
        <w:t xml:space="preserve">: source: </w:t>
      </w:r>
      <w:r w:rsidR="00915774">
        <w:t xml:space="preserve">IMF, </w:t>
      </w:r>
      <w:r>
        <w:t>World Economic Outlook</w:t>
      </w:r>
      <w:r w:rsidR="00915774">
        <w:t xml:space="preserve"> database. </w:t>
      </w:r>
    </w:p>
    <w:p w14:paraId="32B90E5E" w14:textId="5B8E8252" w:rsidR="00B47A72" w:rsidRDefault="00915774" w:rsidP="00E53673">
      <w:r w:rsidRPr="000C4C82">
        <w:rPr>
          <w:b/>
          <w:bCs/>
        </w:rPr>
        <w:t>Nominal GDP in US dollars</w:t>
      </w:r>
      <w:r w:rsidR="00B47A72" w:rsidRPr="000C4C82">
        <w:rPr>
          <w:b/>
          <w:bCs/>
        </w:rPr>
        <w:t>, r</w:t>
      </w:r>
      <w:r w:rsidR="00E307E5" w:rsidRPr="000C4C82">
        <w:rPr>
          <w:b/>
          <w:bCs/>
        </w:rPr>
        <w:t>eal GDP</w:t>
      </w:r>
      <w:r w:rsidR="00B47A72" w:rsidRPr="000C4C82">
        <w:rPr>
          <w:b/>
          <w:bCs/>
        </w:rPr>
        <w:t>, GDP growth forecast</w:t>
      </w:r>
      <w:r w:rsidR="00A92D86">
        <w:rPr>
          <w:b/>
          <w:bCs/>
        </w:rPr>
        <w:t xml:space="preserve"> 2020, current account forecast 2020</w:t>
      </w:r>
      <w:r w:rsidR="00B47A72">
        <w:t>. Source: IMF, World Economic Outlook database</w:t>
      </w:r>
      <w:r w:rsidR="00D931BC">
        <w:t>.</w:t>
      </w:r>
    </w:p>
    <w:p w14:paraId="3707DDAA" w14:textId="04FB2553" w:rsidR="00B47A72" w:rsidRDefault="000C4C82" w:rsidP="00E53673">
      <w:r w:rsidRPr="000C4C82">
        <w:rPr>
          <w:b/>
          <w:bCs/>
        </w:rPr>
        <w:t>Agriculture and manufacturing, share of total value added</w:t>
      </w:r>
      <w:r>
        <w:t>. Source: the World Bank, World Development Indicators.</w:t>
      </w:r>
    </w:p>
    <w:p w14:paraId="43ED4B49" w14:textId="77777777" w:rsidR="000C4C82" w:rsidRDefault="000C4C82" w:rsidP="000C4C82">
      <w:r w:rsidRPr="000C4C82">
        <w:rPr>
          <w:b/>
          <w:bCs/>
        </w:rPr>
        <w:t>GDP per capita in current US dollars and population</w:t>
      </w:r>
      <w:r>
        <w:t>. Source: the World Bank, World Development Indicators.</w:t>
      </w:r>
    </w:p>
    <w:p w14:paraId="7BB60315" w14:textId="77777777" w:rsidR="00FF00B4" w:rsidRDefault="000C4C82" w:rsidP="00E53673">
      <w:r w:rsidRPr="000C4C82">
        <w:rPr>
          <w:b/>
          <w:bCs/>
        </w:rPr>
        <w:t>COVID cases and deaths (per thousand population)</w:t>
      </w:r>
      <w:r>
        <w:t>. Source: Oxford</w:t>
      </w:r>
      <w:r w:rsidR="00FF00B4">
        <w:t xml:space="preserve"> and Johns Hopkins University,</w:t>
      </w:r>
    </w:p>
    <w:p w14:paraId="31D39813" w14:textId="2BC76E57" w:rsidR="000C4C82" w:rsidRDefault="00FF00B4" w:rsidP="00341A43">
      <w:pPr>
        <w:pStyle w:val="NormalWeb"/>
        <w:shd w:val="clear" w:color="auto" w:fill="FAFAFA"/>
        <w:pPrChange w:id="47" w:author="Gian Maria Milesi-Ferretti" w:date="2021-08-05T09:30:00Z">
          <w:pPr/>
        </w:pPrChange>
      </w:pPr>
      <w:r w:rsidRPr="000A49E5">
        <w:rPr>
          <w:rFonts w:asciiTheme="minorHAnsi" w:hAnsiTheme="minorHAnsi" w:cstheme="minorBidi"/>
          <w:b/>
          <w:bCs/>
          <w:sz w:val="22"/>
          <w:szCs w:val="22"/>
          <w:rPrChange w:id="48" w:author="Gian Maria Milesi-Ferretti" w:date="2021-08-05T09:29:00Z">
            <w:rPr>
              <w:b/>
              <w:bCs/>
            </w:rPr>
          </w:rPrChange>
        </w:rPr>
        <w:t>Stringency Index</w:t>
      </w:r>
      <w:r>
        <w:t xml:space="preserve">. </w:t>
      </w:r>
      <w:ins w:id="49" w:author="Gian Maria Milesi-Ferretti" w:date="2021-08-05T09:29:00Z">
        <w:r w:rsidR="005B24FF">
          <w:rPr>
            <w:rFonts w:asciiTheme="minorHAnsi" w:hAnsiTheme="minorHAnsi" w:cstheme="minorBidi"/>
            <w:sz w:val="22"/>
            <w:szCs w:val="22"/>
          </w:rPr>
          <w:t xml:space="preserve">The </w:t>
        </w:r>
      </w:ins>
      <w:ins w:id="50" w:author="Gian Maria Milesi-Ferretti" w:date="2021-08-05T09:32:00Z">
        <w:r w:rsidR="00084B94">
          <w:rPr>
            <w:rFonts w:asciiTheme="minorHAnsi" w:hAnsiTheme="minorHAnsi" w:cstheme="minorBidi"/>
            <w:sz w:val="22"/>
            <w:szCs w:val="22"/>
          </w:rPr>
          <w:fldChar w:fldCharType="begin"/>
        </w:r>
        <w:r w:rsidR="00084B94">
          <w:rPr>
            <w:rFonts w:asciiTheme="minorHAnsi" w:hAnsiTheme="minorHAnsi" w:cstheme="minorBidi"/>
            <w:sz w:val="22"/>
            <w:szCs w:val="22"/>
          </w:rPr>
          <w:instrText xml:space="preserve"> HYPERLINK "https://github.com/OxCGRT/covid-policy-tracker/blob/master/documentation/index_methodology.md" </w:instrText>
        </w:r>
        <w:r w:rsidR="00084B94">
          <w:rPr>
            <w:rFonts w:asciiTheme="minorHAnsi" w:hAnsiTheme="minorHAnsi" w:cstheme="minorBidi"/>
            <w:sz w:val="22"/>
            <w:szCs w:val="22"/>
          </w:rPr>
        </w:r>
        <w:r w:rsidR="00084B94">
          <w:rPr>
            <w:rFonts w:asciiTheme="minorHAnsi" w:hAnsiTheme="minorHAnsi" w:cstheme="minorBidi"/>
            <w:sz w:val="22"/>
            <w:szCs w:val="22"/>
          </w:rPr>
          <w:fldChar w:fldCharType="separate"/>
        </w:r>
        <w:r w:rsidR="005B24FF" w:rsidRPr="00084B94">
          <w:rPr>
            <w:rStyle w:val="Hyperlink"/>
            <w:rFonts w:asciiTheme="minorHAnsi" w:hAnsiTheme="minorHAnsi" w:cstheme="minorBidi"/>
            <w:sz w:val="22"/>
            <w:szCs w:val="22"/>
          </w:rPr>
          <w:t>index</w:t>
        </w:r>
        <w:r w:rsidR="00084B94">
          <w:rPr>
            <w:rFonts w:asciiTheme="minorHAnsi" w:hAnsiTheme="minorHAnsi" w:cstheme="minorBidi"/>
            <w:sz w:val="22"/>
            <w:szCs w:val="22"/>
          </w:rPr>
          <w:fldChar w:fldCharType="end"/>
        </w:r>
      </w:ins>
      <w:ins w:id="51" w:author="Gian Maria Milesi-Ferretti" w:date="2021-08-05T09:29:00Z">
        <w:r w:rsidR="005B24FF">
          <w:rPr>
            <w:rFonts w:asciiTheme="minorHAnsi" w:hAnsiTheme="minorHAnsi" w:cstheme="minorBidi"/>
            <w:sz w:val="22"/>
            <w:szCs w:val="22"/>
          </w:rPr>
          <w:t xml:space="preserve"> </w:t>
        </w:r>
      </w:ins>
      <w:ins w:id="52" w:author="Gian Maria Milesi-Ferretti" w:date="2021-08-05T09:30:00Z">
        <w:r w:rsidR="00341A43">
          <w:rPr>
            <w:rFonts w:asciiTheme="minorHAnsi" w:hAnsiTheme="minorHAnsi" w:cstheme="minorBidi"/>
            <w:sz w:val="22"/>
            <w:szCs w:val="22"/>
          </w:rPr>
          <w:t>(see Rit</w:t>
        </w:r>
      </w:ins>
      <w:ins w:id="53" w:author="Gian Maria Milesi-Ferretti" w:date="2021-08-05T09:31:00Z">
        <w:r w:rsidR="00341A43">
          <w:rPr>
            <w:rFonts w:asciiTheme="minorHAnsi" w:hAnsiTheme="minorHAnsi" w:cstheme="minorBidi"/>
            <w:sz w:val="22"/>
            <w:szCs w:val="22"/>
          </w:rPr>
          <w:t>chie et al, 202</w:t>
        </w:r>
        <w:r w:rsidR="00705F3C">
          <w:rPr>
            <w:rFonts w:asciiTheme="minorHAnsi" w:hAnsiTheme="minorHAnsi" w:cstheme="minorBidi"/>
            <w:sz w:val="22"/>
            <w:szCs w:val="22"/>
          </w:rPr>
          <w:t>0</w:t>
        </w:r>
        <w:r w:rsidR="00341A43">
          <w:rPr>
            <w:rFonts w:asciiTheme="minorHAnsi" w:hAnsiTheme="minorHAnsi" w:cstheme="minorBidi"/>
            <w:sz w:val="22"/>
            <w:szCs w:val="22"/>
          </w:rPr>
          <w:t xml:space="preserve">) </w:t>
        </w:r>
      </w:ins>
      <w:ins w:id="54" w:author="Gian Maria Milesi-Ferretti" w:date="2021-08-05T09:29:00Z">
        <w:r w:rsidR="005B24FF">
          <w:rPr>
            <w:rFonts w:asciiTheme="minorHAnsi" w:hAnsiTheme="minorHAnsi" w:cstheme="minorBidi"/>
            <w:sz w:val="22"/>
            <w:szCs w:val="22"/>
          </w:rPr>
          <w:t>is calculated using nine measures of government restrictions</w:t>
        </w:r>
      </w:ins>
      <w:del w:id="55" w:author="Gian Maria Milesi-Ferretti" w:date="2021-08-05T09:29:00Z">
        <w:r w:rsidR="000C4C82" w:rsidDel="005B24FF">
          <w:delText xml:space="preserve"> </w:delText>
        </w:r>
      </w:del>
      <w:ins w:id="56" w:author="Gian Maria Milesi-Ferretti" w:date="2021-08-05T09:29:00Z">
        <w:r w:rsidR="005B24FF">
          <w:t xml:space="preserve">: </w:t>
        </w:r>
      </w:ins>
      <w:ins w:id="57" w:author="Gian Maria Milesi-Ferretti" w:date="2021-08-05T09:28:00Z">
        <w:r w:rsidR="000A49E5" w:rsidRPr="000A49E5">
          <w:rPr>
            <w:rFonts w:asciiTheme="minorHAnsi" w:hAnsiTheme="minorHAnsi" w:cstheme="minorBidi"/>
            <w:sz w:val="22"/>
            <w:szCs w:val="22"/>
            <w:rPrChange w:id="58" w:author="Gian Maria Milesi-Ferretti" w:date="2021-08-05T09:28:00Z">
              <w:rPr>
                <w:rFonts w:ascii="Arial" w:eastAsia="Times New Roman" w:hAnsi="Arial" w:cs="Arial"/>
                <w:color w:val="1D3D63"/>
                <w:sz w:val="27"/>
                <w:szCs w:val="27"/>
              </w:rPr>
            </w:rPrChange>
          </w:rPr>
          <w:t>school closures; workplace closures; cancellation of public events; restrictions on public gatherings; closures of public transport; stay-at-home requirements; public information campaigns; restrictions on internal movements; and international travel controls.</w:t>
        </w:r>
      </w:ins>
      <w:ins w:id="59" w:author="Gian Maria Milesi-Ferretti" w:date="2021-08-05T09:30:00Z">
        <w:r w:rsidR="00341A43">
          <w:rPr>
            <w:rFonts w:asciiTheme="minorHAnsi" w:hAnsiTheme="minorHAnsi" w:cstheme="minorBidi"/>
            <w:sz w:val="22"/>
            <w:szCs w:val="22"/>
          </w:rPr>
          <w:t xml:space="preserve"> </w:t>
        </w:r>
      </w:ins>
      <w:r>
        <w:t xml:space="preserve">Source: </w:t>
      </w:r>
      <w:ins w:id="60" w:author="Gian Maria Milesi-Ferretti" w:date="2021-08-05T09:26:00Z">
        <w:r w:rsidR="00B34809" w:rsidRPr="00B34809">
          <w:fldChar w:fldCharType="begin"/>
        </w:r>
        <w:r w:rsidR="00B34809" w:rsidRPr="00B34809">
          <w:instrText xml:space="preserve"> HYPERLINK "http://www.ourworldindata.org/government-stringency-index-covid" \l "learn-more-about-the-data-source-the-oxford-coronavirus-government-response-tracker" </w:instrText>
        </w:r>
        <w:r w:rsidR="00B34809" w:rsidRPr="00B34809">
          <w:fldChar w:fldCharType="separate"/>
        </w:r>
        <w:r w:rsidR="00B34809" w:rsidRPr="00B34809">
          <w:rPr>
            <w:rFonts w:asciiTheme="minorHAnsi" w:hAnsiTheme="minorHAnsi" w:cstheme="minorBidi"/>
            <w:sz w:val="22"/>
            <w:szCs w:val="22"/>
            <w:rPrChange w:id="61" w:author="Gian Maria Milesi-Ferretti" w:date="2021-08-05T09:26:00Z">
              <w:rPr>
                <w:rFonts w:ascii="Arial" w:hAnsi="Arial" w:cs="Arial"/>
                <w:color w:val="2162E6"/>
                <w:sz w:val="27"/>
                <w:szCs w:val="27"/>
                <w:u w:val="single"/>
                <w:shd w:val="clear" w:color="auto" w:fill="FAFAFA"/>
              </w:rPr>
            </w:rPrChange>
          </w:rPr>
          <w:t>Oxford Coronavirus Government Response Tracker (</w:t>
        </w:r>
        <w:proofErr w:type="spellStart"/>
        <w:r w:rsidR="00B34809" w:rsidRPr="00B34809">
          <w:rPr>
            <w:rFonts w:asciiTheme="minorHAnsi" w:hAnsiTheme="minorHAnsi" w:cstheme="minorBidi"/>
            <w:sz w:val="22"/>
            <w:szCs w:val="22"/>
            <w:rPrChange w:id="62" w:author="Gian Maria Milesi-Ferretti" w:date="2021-08-05T09:26:00Z">
              <w:rPr>
                <w:rFonts w:ascii="Arial" w:hAnsi="Arial" w:cs="Arial"/>
                <w:color w:val="2162E6"/>
                <w:sz w:val="27"/>
                <w:szCs w:val="27"/>
                <w:u w:val="single"/>
                <w:shd w:val="clear" w:color="auto" w:fill="FAFAFA"/>
              </w:rPr>
            </w:rPrChange>
          </w:rPr>
          <w:t>OxCGRT</w:t>
        </w:r>
        <w:proofErr w:type="spellEnd"/>
        <w:r w:rsidR="00B34809" w:rsidRPr="00B34809">
          <w:rPr>
            <w:rFonts w:asciiTheme="minorHAnsi" w:hAnsiTheme="minorHAnsi" w:cstheme="minorBidi"/>
            <w:sz w:val="22"/>
            <w:szCs w:val="22"/>
            <w:rPrChange w:id="63" w:author="Gian Maria Milesi-Ferretti" w:date="2021-08-05T09:26:00Z">
              <w:rPr>
                <w:rFonts w:ascii="Arial" w:hAnsi="Arial" w:cs="Arial"/>
                <w:color w:val="2162E6"/>
                <w:sz w:val="27"/>
                <w:szCs w:val="27"/>
                <w:u w:val="single"/>
                <w:shd w:val="clear" w:color="auto" w:fill="FAFAFA"/>
              </w:rPr>
            </w:rPrChange>
          </w:rPr>
          <w:t>)</w:t>
        </w:r>
        <w:r w:rsidR="00B34809" w:rsidRPr="00B34809">
          <w:fldChar w:fldCharType="end"/>
        </w:r>
        <w:r w:rsidR="00B34809" w:rsidRPr="00B34809">
          <w:rPr>
            <w:rFonts w:asciiTheme="minorHAnsi" w:hAnsiTheme="minorHAnsi" w:cstheme="minorBidi"/>
            <w:sz w:val="22"/>
            <w:szCs w:val="22"/>
            <w:rPrChange w:id="64" w:author="Gian Maria Milesi-Ferretti" w:date="2021-08-05T09:26:00Z">
              <w:rPr>
                <w:rFonts w:ascii="Arial" w:hAnsi="Arial" w:cs="Arial"/>
                <w:color w:val="1D3D63"/>
                <w:sz w:val="27"/>
                <w:szCs w:val="27"/>
                <w:shd w:val="clear" w:color="auto" w:fill="FAFAFA"/>
              </w:rPr>
            </w:rPrChange>
          </w:rPr>
          <w:t> project</w:t>
        </w:r>
      </w:ins>
      <w:del w:id="65" w:author="Gian Maria Milesi-Ferretti" w:date="2021-08-05T09:27:00Z">
        <w:r w:rsidDel="00B34809">
          <w:delText>Oxford University</w:delText>
        </w:r>
      </w:del>
      <w:r>
        <w:t>.</w:t>
      </w:r>
      <w:ins w:id="66" w:author="Gian Maria Milesi-Ferretti" w:date="2021-08-05T09:28:00Z">
        <w:r w:rsidR="00DA57C4">
          <w:t xml:space="preserve"> </w:t>
        </w:r>
      </w:ins>
    </w:p>
    <w:p w14:paraId="06101902" w14:textId="5FA65C4D" w:rsidR="005871AE" w:rsidRDefault="005871AE" w:rsidP="00E53673">
      <w:r w:rsidRPr="005871AE">
        <w:rPr>
          <w:b/>
          <w:bCs/>
        </w:rPr>
        <w:t>GDP share of tourism (direct), GDP share of tourism (total)</w:t>
      </w:r>
      <w:r>
        <w:t xml:space="preserve">. Source: </w:t>
      </w:r>
      <w:r w:rsidR="00DD3FB6">
        <w:t>World Travel and Tourism Council (data accessed via World Bank).</w:t>
      </w:r>
    </w:p>
    <w:p w14:paraId="51277C9C" w14:textId="0A81376A" w:rsidR="00DD3FB6" w:rsidRDefault="00DD3FB6" w:rsidP="00DD3FB6">
      <w:pPr>
        <w:jc w:val="center"/>
      </w:pPr>
      <w:r>
        <w:t>List of countries</w:t>
      </w:r>
    </w:p>
    <w:p w14:paraId="68173311" w14:textId="61C81476" w:rsidR="00202300" w:rsidRDefault="00DD3FB6" w:rsidP="00202300">
      <w:r>
        <w:t xml:space="preserve">Advanced economies: </w:t>
      </w:r>
      <w:r w:rsidR="000A52B0">
        <w:t>A</w:t>
      </w:r>
      <w:r w:rsidR="00C24DF0">
        <w:t>ndorra, A</w:t>
      </w:r>
      <w:r w:rsidR="000A52B0">
        <w:t xml:space="preserve">ustralia, </w:t>
      </w:r>
      <w:r>
        <w:t xml:space="preserve">Austria, Belgium, </w:t>
      </w:r>
      <w:r w:rsidR="000A52B0">
        <w:t xml:space="preserve">Canada, </w:t>
      </w:r>
      <w:r>
        <w:t xml:space="preserve">Cyprus, </w:t>
      </w:r>
      <w:r w:rsidR="00C24DF0">
        <w:t xml:space="preserve">Czech Republic, </w:t>
      </w:r>
      <w:r>
        <w:t xml:space="preserve">Denmark, Estonia, Finland, France, Germany, Greece, </w:t>
      </w:r>
      <w:r w:rsidR="00025BA8">
        <w:t xml:space="preserve">Hong Kong SAR, </w:t>
      </w:r>
      <w:r>
        <w:t xml:space="preserve">Iceland, Ireland, </w:t>
      </w:r>
      <w:r w:rsidR="000A52B0">
        <w:t xml:space="preserve">Israel, </w:t>
      </w:r>
      <w:r w:rsidR="00025BA8">
        <w:t xml:space="preserve">Italy, </w:t>
      </w:r>
      <w:r w:rsidR="000A52B0">
        <w:t xml:space="preserve">Japan, </w:t>
      </w:r>
      <w:r w:rsidR="00025BA8">
        <w:t xml:space="preserve">South Korea, Latvia, Lithuania, Luxembourg, </w:t>
      </w:r>
      <w:r w:rsidR="000A52B0">
        <w:t xml:space="preserve">Macao, </w:t>
      </w:r>
      <w:r w:rsidR="00025BA8">
        <w:t xml:space="preserve">Malta, Netherlands, </w:t>
      </w:r>
      <w:r w:rsidR="000A52B0">
        <w:t xml:space="preserve">New Zealand, Norway, Portugal, Singapore, Slovak Republic, Slovenia, Spain, </w:t>
      </w:r>
      <w:r w:rsidR="00C24DF0">
        <w:t xml:space="preserve">Sweden, Switzerland, </w:t>
      </w:r>
      <w:r w:rsidR="000A52B0">
        <w:t>Taiwan, United Kingdom, United States</w:t>
      </w:r>
      <w:r w:rsidR="00D32E4C">
        <w:t>.</w:t>
      </w:r>
    </w:p>
    <w:p w14:paraId="76ACD42A" w14:textId="126CE8F8" w:rsidR="00D0155A" w:rsidRDefault="00202300" w:rsidP="00202300">
      <w:r>
        <w:t xml:space="preserve">Emerging and developing economies: Afghanistan, I.R. of; Albania; Algeria; Angola; Antigua and Barbuda; Argentina; Armenia; Aruba; Azerbaijan; </w:t>
      </w:r>
      <w:r w:rsidR="00AC44E4">
        <w:t xml:space="preserve">Bahamas, Bahrain, </w:t>
      </w:r>
      <w:r>
        <w:t xml:space="preserve">Bangladesh; </w:t>
      </w:r>
      <w:r w:rsidR="00AC44E4">
        <w:t xml:space="preserve">Barbados; </w:t>
      </w:r>
      <w:r>
        <w:t xml:space="preserve">Belarus; Belize; Benin; Bhutan; Bolivia; Bosnia and Herzegovina; Botswana; Brazil; Brunei Darussalam; Bulgaria; Burkina Faso; Burundi; Cambodia; Cameroon; Cape Verde; Central African Rep.; Chad; Chile; China; Colombia; Comoros; Congo, Dem. Rep. of; Congo, Republic of; Costa Rica; Croatia; Côte d'Ivoire; Djibouti; Dominica; Dominican Republic; Ecuador; Egypt; El Salvador; Equatorial Guinea; Eritrea; Ethiopia; Fiji; Gabon; Gambia; Georgia; Ghana; Grenada; Guatemala; Guinea; Guinea-Bissau; Guyana; Haiti; Honduras; Hungary; India; Indonesia; Iran, Islamic Republic of; Iraq; Jamaica; Jordan; Kazakhstan; Kenya; Kiribati; Kosovo; Kuwait; Kyrgyz Republic; Lao People's Dem.Rep; Lebanon; Lesotho; Liberia; Libya; Lithuania; Macedonia; Madagascar; Malawi; Malaysia; Maldives; Mali; Marshall Islands; Mauritania; Mauritius; Mexico; Micronesia; Moldova; Mongolia; Montenegro; Montserrat; Morocco; Mozambique; Myanmar; Namibia; Nauru; Nepal; Nicaragua; Niger; Nigeria; Oman; Pakistan; Palau; Panama; Papua New Guinea; Paraguay; Peru; Philippines; Poland; Qatar; Romania; Russia; Rwanda; Samoa; Saudi Arabia; Senegal; Serbia; Seychelles; Sierra Leone; Solomon Islands; Somalia; South Africa; South Sudan; Sri Lanka; St. </w:t>
      </w:r>
      <w:r>
        <w:lastRenderedPageBreak/>
        <w:t>Kitts and Nevis; St. Lucia; St. Vincent &amp; Grenadines.; Suriname; Swaziland; Syrian Arab Republic; São Tomé &amp; Príncipe; Tajikistan; Tanzania; Thailand; Timor-Leste; Togo; Tonga; Trinidad and Tobago; Tunisia; Turkey; Turkmenistan; Tuvalu; Uganda; Ukraine; United Arab Emirates; Uruguay; Uzbekistan; Vanuatu; Venezuela, Rep. Bol.; Vietnam; West Bank and Gaza; Yemen; Republic of; Zambia; Zimbabwe.</w:t>
      </w:r>
    </w:p>
    <w:p w14:paraId="2F908CC8" w14:textId="77777777" w:rsidR="00FF00B4" w:rsidRPr="000C4C82" w:rsidRDefault="00FF00B4" w:rsidP="00E53673"/>
    <w:p w14:paraId="07F325A0" w14:textId="77777777" w:rsidR="00472106" w:rsidRPr="000C4C82" w:rsidRDefault="00472106" w:rsidP="00E53673"/>
    <w:p w14:paraId="469A1E59" w14:textId="77777777" w:rsidR="003B138D" w:rsidRPr="000C4C82" w:rsidRDefault="003B138D">
      <w:r w:rsidRPr="000C4C82">
        <w:br w:type="page"/>
      </w:r>
    </w:p>
    <w:p w14:paraId="20F1B225" w14:textId="1CBAF713" w:rsidR="00AC0056" w:rsidRDefault="003B138D" w:rsidP="003B138D">
      <w:pPr>
        <w:jc w:val="center"/>
      </w:pPr>
      <w:r>
        <w:lastRenderedPageBreak/>
        <w:t>References</w:t>
      </w:r>
    </w:p>
    <w:p w14:paraId="5AE6BDD5" w14:textId="5CB65A20" w:rsidR="00C74B37" w:rsidRPr="00CA43ED" w:rsidRDefault="00C74B37" w:rsidP="003B138D">
      <w:r w:rsidRPr="00C74B37">
        <w:t>Behsudi, Adam</w:t>
      </w:r>
      <w:r w:rsidR="00BB4135">
        <w:t>, 2020,</w:t>
      </w:r>
      <w:r w:rsidRPr="00C74B37">
        <w:t xml:space="preserve"> “Wish You W</w:t>
      </w:r>
      <w:r>
        <w:t xml:space="preserve">ere Here,” </w:t>
      </w:r>
      <w:r w:rsidR="00CA43ED">
        <w:rPr>
          <w:i/>
          <w:iCs/>
        </w:rPr>
        <w:t>Finance and Development</w:t>
      </w:r>
      <w:r w:rsidR="009C0AC7">
        <w:rPr>
          <w:i/>
          <w:iCs/>
        </w:rPr>
        <w:t xml:space="preserve"> </w:t>
      </w:r>
      <w:r w:rsidR="009C0AC7">
        <w:t>vol. 57 no. 4</w:t>
      </w:r>
      <w:r w:rsidR="00CA43ED">
        <w:t>, December.</w:t>
      </w:r>
    </w:p>
    <w:p w14:paraId="7802C2D3" w14:textId="5E43F84F" w:rsidR="000E0E2F" w:rsidRDefault="000E0E2F" w:rsidP="003B138D">
      <w:bookmarkStart w:id="67" w:name="_Hlk77869387"/>
      <w:r>
        <w:t>Blunk, Scott</w:t>
      </w:r>
      <w:r w:rsidR="00AC6F55">
        <w:t xml:space="preserve"> S, David E. Clark and James McGibany, 2006, “</w:t>
      </w:r>
      <w:r>
        <w:t>Evaluating the Long-run Impacts of the 9/11 Terrorist Attacks on US Domestic Airline Travel</w:t>
      </w:r>
      <w:r w:rsidR="00AC6F55">
        <w:t xml:space="preserve">,” </w:t>
      </w:r>
      <w:r w:rsidR="00720A8A">
        <w:t>Applied Economics, Vol. 38, No. 4 (March 2006): 363-370.</w:t>
      </w:r>
    </w:p>
    <w:p w14:paraId="4916ABD1" w14:textId="3BDE9488" w:rsidR="00BA7104" w:rsidRPr="007A4C49" w:rsidRDefault="00BA7104" w:rsidP="00BA7104">
      <w:r>
        <w:t xml:space="preserve">International Monetary Fund, 2013, </w:t>
      </w:r>
      <w:r>
        <w:rPr>
          <w:i/>
          <w:iCs/>
        </w:rPr>
        <w:t>Balance of Payments Manual</w:t>
      </w:r>
      <w:r w:rsidR="007A4C49">
        <w:t>, 6</w:t>
      </w:r>
      <w:r w:rsidR="007A4C49" w:rsidRPr="007A4C49">
        <w:rPr>
          <w:vertAlign w:val="superscript"/>
        </w:rPr>
        <w:t>th</w:t>
      </w:r>
      <w:r w:rsidR="007A4C49">
        <w:t xml:space="preserve"> edition.</w:t>
      </w:r>
    </w:p>
    <w:p w14:paraId="68CEB2BF" w14:textId="166202EB" w:rsidR="00BA7104" w:rsidRDefault="00BA7104" w:rsidP="00BA7104">
      <w:r>
        <w:t xml:space="preserve">International Monetary Fund, 2019, </w:t>
      </w:r>
      <w:r w:rsidRPr="002E75EC">
        <w:rPr>
          <w:i/>
          <w:iCs/>
        </w:rPr>
        <w:t>World Economic Outlook</w:t>
      </w:r>
      <w:r>
        <w:rPr>
          <w:i/>
          <w:iCs/>
        </w:rPr>
        <w:t>,</w:t>
      </w:r>
      <w:r w:rsidRPr="002E75EC">
        <w:rPr>
          <w:i/>
          <w:iCs/>
        </w:rPr>
        <w:t xml:space="preserve"> </w:t>
      </w:r>
      <w:r>
        <w:t xml:space="preserve"> October. </w:t>
      </w:r>
    </w:p>
    <w:p w14:paraId="0951AF00" w14:textId="0352D1BD" w:rsidR="002E75EC" w:rsidRDefault="002E75EC" w:rsidP="003B138D">
      <w:r>
        <w:t xml:space="preserve">International Monetary Fund, 2020, </w:t>
      </w:r>
      <w:r w:rsidRPr="002E75EC">
        <w:rPr>
          <w:i/>
          <w:iCs/>
        </w:rPr>
        <w:t>World Economic Outlook Update</w:t>
      </w:r>
      <w:r>
        <w:t xml:space="preserve">, January. </w:t>
      </w:r>
    </w:p>
    <w:p w14:paraId="661B8C68" w14:textId="6450C2E5" w:rsidR="00205D24" w:rsidRPr="00205D24" w:rsidRDefault="00205D24" w:rsidP="003B138D">
      <w:r>
        <w:t xml:space="preserve">International Monetary Fund, 2021, </w:t>
      </w:r>
      <w:r>
        <w:rPr>
          <w:i/>
          <w:iCs/>
        </w:rPr>
        <w:t>World Economic Outlook</w:t>
      </w:r>
      <w:r>
        <w:t xml:space="preserve">, </w:t>
      </w:r>
      <w:r w:rsidR="00D30D7A">
        <w:t>April.</w:t>
      </w:r>
    </w:p>
    <w:p w14:paraId="69A951A6" w14:textId="77777777" w:rsidR="00E97D84" w:rsidRDefault="001B5710" w:rsidP="00A834B5">
      <w:r w:rsidRPr="001B5710">
        <w:t>Kuo, Hsiao-I., Chi-Chung Chen, Wei-Chun Tseng, Lan-Fen Ju, and Bing-Wen Huang. “Assessing Impacts of SARS and Avian Flu on International Tourism Demand to Asia.” Tourism Management 29, no. 5 (October 2008): 917–28.</w:t>
      </w:r>
    </w:p>
    <w:p w14:paraId="3D118DDD" w14:textId="04AC8650" w:rsidR="006F002C" w:rsidRPr="006F002C" w:rsidRDefault="00A834B5" w:rsidP="00A834B5">
      <w:r w:rsidRPr="00306C2B">
        <w:t>Lane, Philip R. and Gian Maria Milesi-Ferretti, 201</w:t>
      </w:r>
      <w:r>
        <w:t>1</w:t>
      </w:r>
      <w:r w:rsidRPr="00306C2B">
        <w:t xml:space="preserve">, </w:t>
      </w:r>
      <w:r w:rsidRPr="00AC0DAA">
        <w:t>"</w:t>
      </w:r>
      <w:r>
        <w:t xml:space="preserve">The Cross-Country Incidence of the </w:t>
      </w:r>
      <w:r w:rsidR="006F002C">
        <w:t xml:space="preserve">Global Crisis,” </w:t>
      </w:r>
      <w:r w:rsidR="006F002C">
        <w:rPr>
          <w:i/>
          <w:iCs/>
        </w:rPr>
        <w:t xml:space="preserve">IMF Economic Review </w:t>
      </w:r>
      <w:r w:rsidR="006F002C">
        <w:t>59, April, 77-110.</w:t>
      </w:r>
    </w:p>
    <w:p w14:paraId="20E8F67C" w14:textId="4E0D909B" w:rsidR="00947B76" w:rsidRDefault="00947B76" w:rsidP="003B138D">
      <w:r w:rsidRPr="00306C2B">
        <w:t>Lane, Philip R. and Gian Maria Milesi-Ferretti, 20</w:t>
      </w:r>
      <w:r w:rsidR="00AC0DAA" w:rsidRPr="00306C2B">
        <w:t>12</w:t>
      </w:r>
      <w:bookmarkEnd w:id="67"/>
      <w:r w:rsidR="00AC0DAA" w:rsidRPr="00306C2B">
        <w:t xml:space="preserve">, </w:t>
      </w:r>
      <w:r w:rsidR="00AC0DAA" w:rsidRPr="00AC0DAA">
        <w:t>"External adjustment and the global crisis," Journal of International Economics, Elsevier, vol. 88(2), pages 252-265.</w:t>
      </w:r>
    </w:p>
    <w:p w14:paraId="177E4DDE" w14:textId="77777777" w:rsidR="009E1CE4" w:rsidRDefault="00306C2B" w:rsidP="003B138D">
      <w:r w:rsidRPr="00306C2B">
        <w:t>Lane, Philip R. and Gian Maria Milesi-Ferretti, 20</w:t>
      </w:r>
      <w:r>
        <w:t>21, “External Wealth of Nations Database”</w:t>
      </w:r>
    </w:p>
    <w:p w14:paraId="605BF4E9" w14:textId="4B46D1DF" w:rsidR="001D5CE7" w:rsidRDefault="003B138D" w:rsidP="003B138D">
      <w:r>
        <w:t xml:space="preserve">MacDonald, </w:t>
      </w:r>
      <w:r w:rsidR="00F64CBC">
        <w:t xml:space="preserve">Margaux, </w:t>
      </w:r>
      <w:r>
        <w:t xml:space="preserve">Roberto Piazza, and Galen Sher, 2020, “COVID-19 and the Travel and Hospitality Sectors,” </w:t>
      </w:r>
      <w:r w:rsidR="00F64CBC">
        <w:t xml:space="preserve">International Monetary Fund, </w:t>
      </w:r>
      <w:r w:rsidR="00747AF9">
        <w:t xml:space="preserve">Special Series on COVID-19, </w:t>
      </w:r>
      <w:r w:rsidR="003045BC">
        <w:t>September</w:t>
      </w:r>
      <w:r w:rsidR="00F64CBC">
        <w:t xml:space="preserve">. </w:t>
      </w:r>
    </w:p>
    <w:p w14:paraId="15F8B6FC" w14:textId="665FB4BD" w:rsidR="00101EC2" w:rsidRPr="005051B7" w:rsidRDefault="00101EC2"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ins w:id="68" w:author="Gian Maria Milesi-Ferretti" w:date="2021-08-05T10:45:00Z"/>
        </w:rPr>
      </w:pPr>
      <w:proofErr w:type="spellStart"/>
      <w:ins w:id="69" w:author="Gian Maria Milesi-Ferretti" w:date="2021-08-05T10:44:00Z">
        <w:r w:rsidRPr="00101EC2">
          <w:rPr>
            <w:rPrChange w:id="70" w:author="Gian Maria Milesi-Ferretti" w:date="2021-08-05T10:45:00Z">
              <w:rPr>
                <w:rFonts w:ascii="Verdana" w:hAnsi="Verdana"/>
                <w:b/>
                <w:bCs/>
                <w:color w:val="555555"/>
                <w:sz w:val="30"/>
                <w:szCs w:val="30"/>
                <w:shd w:val="clear" w:color="auto" w:fill="FFFFFF"/>
              </w:rPr>
            </w:rPrChange>
          </w:rPr>
          <w:t>Muggenthaler</w:t>
        </w:r>
        <w:proofErr w:type="spellEnd"/>
        <w:r w:rsidRPr="00101EC2">
          <w:rPr>
            <w:rPrChange w:id="71" w:author="Gian Maria Milesi-Ferretti" w:date="2021-08-05T10:45:00Z">
              <w:rPr>
                <w:rFonts w:ascii="Verdana" w:hAnsi="Verdana"/>
                <w:b/>
                <w:bCs/>
                <w:color w:val="555555"/>
                <w:sz w:val="30"/>
                <w:szCs w:val="30"/>
                <w:shd w:val="clear" w:color="auto" w:fill="FFFFFF"/>
              </w:rPr>
            </w:rPrChange>
          </w:rPr>
          <w:t xml:space="preserve">, </w:t>
        </w:r>
      </w:ins>
      <w:ins w:id="72" w:author="Gian Maria Milesi-Ferretti" w:date="2021-08-05T10:45:00Z">
        <w:r>
          <w:t xml:space="preserve">Philip, </w:t>
        </w:r>
      </w:ins>
      <w:ins w:id="73" w:author="Gian Maria Milesi-Ferretti" w:date="2021-08-05T10:44:00Z">
        <w:r w:rsidRPr="00101EC2">
          <w:rPr>
            <w:rPrChange w:id="74" w:author="Gian Maria Milesi-Ferretti" w:date="2021-08-05T10:45:00Z">
              <w:rPr>
                <w:rFonts w:ascii="Verdana" w:hAnsi="Verdana"/>
                <w:b/>
                <w:bCs/>
                <w:color w:val="555555"/>
                <w:sz w:val="30"/>
                <w:szCs w:val="30"/>
                <w:shd w:val="clear" w:color="auto" w:fill="FFFFFF"/>
              </w:rPr>
            </w:rPrChange>
          </w:rPr>
          <w:t>Joachim S</w:t>
        </w:r>
        <w:proofErr w:type="spellStart"/>
        <w:r w:rsidRPr="00101EC2">
          <w:rPr>
            <w:rPrChange w:id="75" w:author="Gian Maria Milesi-Ferretti" w:date="2021-08-05T10:45:00Z">
              <w:rPr>
                <w:rFonts w:ascii="Verdana" w:hAnsi="Verdana"/>
                <w:b/>
                <w:bCs/>
                <w:color w:val="555555"/>
                <w:sz w:val="30"/>
                <w:szCs w:val="30"/>
                <w:shd w:val="clear" w:color="auto" w:fill="FFFFFF"/>
              </w:rPr>
            </w:rPrChange>
          </w:rPr>
          <w:t>chroth</w:t>
        </w:r>
        <w:proofErr w:type="spellEnd"/>
        <w:r w:rsidRPr="00101EC2">
          <w:rPr>
            <w:rPrChange w:id="76" w:author="Gian Maria Milesi-Ferretti" w:date="2021-08-05T10:45:00Z">
              <w:rPr>
                <w:rFonts w:ascii="Verdana" w:hAnsi="Verdana"/>
                <w:b/>
                <w:bCs/>
                <w:color w:val="555555"/>
                <w:sz w:val="30"/>
                <w:szCs w:val="30"/>
                <w:shd w:val="clear" w:color="auto" w:fill="FFFFFF"/>
              </w:rPr>
            </w:rPrChange>
          </w:rPr>
          <w:t xml:space="preserve"> and </w:t>
        </w:r>
        <w:proofErr w:type="spellStart"/>
        <w:r w:rsidRPr="00101EC2">
          <w:rPr>
            <w:rPrChange w:id="77" w:author="Gian Maria Milesi-Ferretti" w:date="2021-08-05T10:45:00Z">
              <w:rPr>
                <w:rFonts w:ascii="Verdana" w:hAnsi="Verdana"/>
                <w:b/>
                <w:bCs/>
                <w:color w:val="555555"/>
                <w:sz w:val="30"/>
                <w:szCs w:val="30"/>
                <w:shd w:val="clear" w:color="auto" w:fill="FFFFFF"/>
              </w:rPr>
            </w:rPrChange>
          </w:rPr>
          <w:t>Yiqiao</w:t>
        </w:r>
        <w:proofErr w:type="spellEnd"/>
        <w:r w:rsidRPr="00101EC2">
          <w:rPr>
            <w:rPrChange w:id="78" w:author="Gian Maria Milesi-Ferretti" w:date="2021-08-05T10:45:00Z">
              <w:rPr>
                <w:rFonts w:ascii="Verdana" w:hAnsi="Verdana"/>
                <w:b/>
                <w:bCs/>
                <w:color w:val="555555"/>
                <w:sz w:val="30"/>
                <w:szCs w:val="30"/>
                <w:shd w:val="clear" w:color="auto" w:fill="FFFFFF"/>
              </w:rPr>
            </w:rPrChange>
          </w:rPr>
          <w:t xml:space="preserve"> Sun</w:t>
        </w:r>
      </w:ins>
      <w:ins w:id="79" w:author="Gian Maria Milesi-Ferretti" w:date="2021-08-05T10:45:00Z">
        <w:r>
          <w:t>, 2021, “</w:t>
        </w:r>
        <w:r w:rsidR="00696155" w:rsidRPr="00696155">
          <w:t>The heterogeneous economic impact of the pandemic across euro area countries</w:t>
        </w:r>
        <w:r w:rsidR="00696155">
          <w:t xml:space="preserve">,” </w:t>
        </w:r>
        <w:r w:rsidR="00696155">
          <w:rPr>
            <w:i/>
            <w:iCs/>
          </w:rPr>
          <w:t>ECB Econo</w:t>
        </w:r>
      </w:ins>
      <w:ins w:id="80" w:author="Gian Maria Milesi-Ferretti" w:date="2021-08-05T10:46:00Z">
        <w:r w:rsidR="00696155">
          <w:rPr>
            <w:i/>
            <w:iCs/>
          </w:rPr>
          <w:t>mic Bulletin</w:t>
        </w:r>
        <w:r w:rsidR="007B6D36">
          <w:rPr>
            <w:i/>
            <w:iCs/>
          </w:rPr>
          <w:t xml:space="preserve"> </w:t>
        </w:r>
        <w:r w:rsidR="007B6D36">
          <w:t>5, August.</w:t>
        </w:r>
      </w:ins>
    </w:p>
    <w:p w14:paraId="1FFB5965" w14:textId="77777777" w:rsidR="00101EC2" w:rsidRDefault="00101EC2"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ins w:id="81" w:author="Gian Maria Milesi-Ferretti" w:date="2021-08-05T10:44:00Z"/>
        </w:rPr>
      </w:pPr>
    </w:p>
    <w:p w14:paraId="103032F1" w14:textId="213C00D5" w:rsidR="007576B3" w:rsidRDefault="000C5DF0"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pPr>
      <w:r w:rsidRPr="00377B5B">
        <w:t xml:space="preserve">Ritchie, </w:t>
      </w:r>
      <w:r>
        <w:t xml:space="preserve">Hannah; </w:t>
      </w:r>
      <w:r w:rsidRPr="00377B5B">
        <w:t>Esteban Ortiz-Ospina, Diana Beltekian, Edouard Mathieu, Joe Hasell, Bobbie Macdonald, Charlie Giattino, Cameron Appel, Lucas Rodés-Guirao and Max Roser (2020)</w:t>
      </w:r>
      <w:r>
        <w:t xml:space="preserve">, </w:t>
      </w:r>
      <w:r w:rsidRPr="00377B5B">
        <w:t>"Coronavirus Pandemic (COVID-19)". Published online at OurWorldInData.org.</w:t>
      </w:r>
    </w:p>
    <w:p w14:paraId="518BAC2A" w14:textId="77777777" w:rsidR="00391DE6" w:rsidRDefault="00391DE6"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pPr>
    </w:p>
    <w:p w14:paraId="5711E4DD" w14:textId="6EF6F00B" w:rsidR="007576B3" w:rsidRDefault="00391DE6"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pPr>
      <w:r w:rsidRPr="00391DE6">
        <w:t>Rosselló, Jaume, Susanne Becken, and Maria Santana-Gallego</w:t>
      </w:r>
      <w:r>
        <w:t>, 2020,</w:t>
      </w:r>
      <w:r w:rsidRPr="00391DE6">
        <w:t xml:space="preserve"> “The Effects of Natural Disasters on International Tourism: A Global Analysis.” Tourism Management 79: 104080.</w:t>
      </w:r>
    </w:p>
    <w:p w14:paraId="4006C934" w14:textId="77777777" w:rsidR="00391DE6" w:rsidRDefault="00391DE6"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pPr>
    </w:p>
    <w:p w14:paraId="0CA52EB7" w14:textId="76589987" w:rsidR="005600D1" w:rsidRDefault="005600D1"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pPr>
      <w:r w:rsidRPr="005600D1">
        <w:t>Škare, Marinko, Domingo Riberio Soriano, and Małgorzata Porada-Rochoń</w:t>
      </w:r>
      <w:r w:rsidR="00E4021B">
        <w:t xml:space="preserve">, 2021, </w:t>
      </w:r>
      <w:r w:rsidRPr="005600D1">
        <w:t>"Impact of COVID-19 on the travel and tourism industry." Technological Forecasting and Social Change 163. </w:t>
      </w:r>
    </w:p>
    <w:p w14:paraId="3DB05F46" w14:textId="349774E5" w:rsidR="005600D1" w:rsidRDefault="005600D1"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pPr>
    </w:p>
    <w:p w14:paraId="316C5061" w14:textId="2A034961" w:rsidR="00CC5C9D" w:rsidRDefault="00CC5C9D"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pPr>
      <w:r>
        <w:t>UNCTAD, 2021, “</w:t>
      </w:r>
      <w:hyperlink r:id="rId15" w:history="1">
        <w:r w:rsidR="007A58DB" w:rsidRPr="002E75EC">
          <w:rPr>
            <w:rStyle w:val="Hyperlink"/>
          </w:rPr>
          <w:t>COVID-19 and Tourism: An Update</w:t>
        </w:r>
      </w:hyperlink>
      <w:r w:rsidR="002E75EC">
        <w:t xml:space="preserve">. </w:t>
      </w:r>
    </w:p>
    <w:p w14:paraId="5B22E24E" w14:textId="77777777" w:rsidR="002E75EC" w:rsidRDefault="002E75EC" w:rsidP="007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pPr>
    </w:p>
    <w:p w14:paraId="09C3AFEA" w14:textId="6485DE41" w:rsidR="0004273D" w:rsidRDefault="005C7BE1" w:rsidP="0004273D">
      <w:r w:rsidRPr="0004273D">
        <w:t>UNWTO, 2021a, “</w:t>
      </w:r>
      <w:hyperlink r:id="rId16" w:history="1">
        <w:r w:rsidR="0004273D" w:rsidRPr="00A96A2C">
          <w:rPr>
            <w:rStyle w:val="Hyperlink"/>
          </w:rPr>
          <w:t>2020: Worst Year In Tourism History With 1 Billion Fewer International Arrivals</w:t>
        </w:r>
      </w:hyperlink>
      <w:r w:rsidR="0004273D">
        <w:t xml:space="preserve">,” </w:t>
      </w:r>
      <w:r w:rsidR="008355CF">
        <w:t>World Tourism Organization, January.</w:t>
      </w:r>
    </w:p>
    <w:p w14:paraId="7C4A279C" w14:textId="2F4CCF53" w:rsidR="008355CF" w:rsidRDefault="008355CF" w:rsidP="0004273D">
      <w:pPr>
        <w:rPr>
          <w:rFonts w:ascii="Arial" w:hAnsi="Arial" w:cs="Arial"/>
          <w:caps/>
          <w:color w:val="222222"/>
          <w:sz w:val="54"/>
          <w:szCs w:val="54"/>
        </w:rPr>
      </w:pPr>
      <w:r>
        <w:t>UNWTO, 2021b, “</w:t>
      </w:r>
      <w:r w:rsidR="00B20B5A">
        <w:t>World Tourism Barometer</w:t>
      </w:r>
      <w:r w:rsidR="00BB630F">
        <w:t>”, volume 19 issues 1-4.</w:t>
      </w:r>
    </w:p>
    <w:p w14:paraId="4E3E8684" w14:textId="77777777" w:rsidR="0038387A" w:rsidRDefault="0038387A" w:rsidP="0038387A">
      <w:r>
        <w:t xml:space="preserve">World Travel and Tourism Council, 2021, </w:t>
      </w:r>
      <w:hyperlink r:id="rId17" w:history="1">
        <w:r w:rsidRPr="007C4889">
          <w:rPr>
            <w:rStyle w:val="Hyperlink"/>
          </w:rPr>
          <w:t>Travel and Tourism Economic Impact 2021</w:t>
        </w:r>
      </w:hyperlink>
      <w:r>
        <w:t xml:space="preserve">. </w:t>
      </w:r>
    </w:p>
    <w:p w14:paraId="21D2BD34" w14:textId="7AB5159A" w:rsidR="005C7BE1" w:rsidRDefault="0004273D" w:rsidP="003B138D">
      <w:r>
        <w:lastRenderedPageBreak/>
        <w:t>WTTC/Oxford Economics, 2020, “Travel and Tourism Economic Impact Research Methodology,”, May.</w:t>
      </w:r>
    </w:p>
    <w:p w14:paraId="4F3FC44A" w14:textId="16BB926D" w:rsidR="00903566" w:rsidRDefault="00A668D0" w:rsidP="00903566">
      <w:r>
        <w:t>WTTC/Oxford Economics, 2021, “Travel and Tourism Economic Impact Research Methodology,”, May.</w:t>
      </w:r>
      <w:r w:rsidR="001D5CE7">
        <w:br w:type="page"/>
      </w:r>
    </w:p>
    <w:p w14:paraId="6C605657" w14:textId="61FD7FDB" w:rsidR="004B7234" w:rsidRDefault="00EF1BB2" w:rsidP="00EF1BB2">
      <w:pPr>
        <w:jc w:val="center"/>
      </w:pPr>
      <w:r>
        <w:lastRenderedPageBreak/>
        <w:t xml:space="preserve">Figure 1. </w:t>
      </w:r>
      <w:r w:rsidR="00584CE4">
        <w:t>Exports of services</w:t>
      </w:r>
    </w:p>
    <w:p w14:paraId="5110A4CB" w14:textId="49C10381" w:rsidR="006B35BD" w:rsidRDefault="00832F1B" w:rsidP="004E5938">
      <w:pPr>
        <w:jc w:val="center"/>
      </w:pPr>
      <w:r>
        <w:rPr>
          <w:noProof/>
        </w:rPr>
        <w:drawing>
          <wp:inline distT="0" distB="0" distL="0" distR="0" wp14:anchorId="0CB04747" wp14:editId="14783539">
            <wp:extent cx="6400800" cy="398907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ort_serv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989070"/>
                    </a:xfrm>
                    <a:prstGeom prst="rect">
                      <a:avLst/>
                    </a:prstGeom>
                  </pic:spPr>
                </pic:pic>
              </a:graphicData>
            </a:graphic>
          </wp:inline>
        </w:drawing>
      </w:r>
    </w:p>
    <w:p w14:paraId="70C18FD8" w14:textId="5F692CD5" w:rsidR="006B35BD" w:rsidRDefault="00A95E77">
      <w:r>
        <w:t>Source</w:t>
      </w:r>
      <w:r w:rsidR="00832F1B">
        <w:t xml:space="preserve">: </w:t>
      </w:r>
      <w:del w:id="82" w:author="Louise Sheiner" w:date="2021-08-04T14:11:00Z">
        <w:r w:rsidR="00832F1B" w:rsidDel="00D55A21">
          <w:delText xml:space="preserve">author’s </w:delText>
        </w:r>
      </w:del>
      <w:ins w:id="83" w:author="Louise Sheiner" w:date="2021-08-04T14:11:00Z">
        <w:r w:rsidR="00D55A21">
          <w:t xml:space="preserve">Author’s </w:t>
        </w:r>
      </w:ins>
      <w:r w:rsidR="00832F1B">
        <w:t xml:space="preserve">calculation based on IMF, Balance of Payments Statistics </w:t>
      </w:r>
      <w:r w:rsidR="00A95F9D">
        <w:t xml:space="preserve">and national sources (trade in services) and World Economic Outlook  (world GDP). </w:t>
      </w:r>
      <w:r w:rsidR="006B35BD">
        <w:br w:type="page"/>
      </w:r>
    </w:p>
    <w:p w14:paraId="1A235999" w14:textId="77777777" w:rsidR="00832F1B" w:rsidRDefault="00832F1B"/>
    <w:p w14:paraId="4DE7B316" w14:textId="1A730D81" w:rsidR="00EF1BB2" w:rsidRDefault="00EF1BB2" w:rsidP="00EF1BB2">
      <w:pPr>
        <w:jc w:val="center"/>
      </w:pPr>
      <w:r>
        <w:t>Figure 2. Current account adjustment in 2020</w:t>
      </w:r>
    </w:p>
    <w:p w14:paraId="1B291A3C" w14:textId="7E6AE7DE" w:rsidR="00967F70" w:rsidRDefault="00CC7437">
      <w:commentRangeStart w:id="84"/>
      <w:r>
        <w:rPr>
          <w:noProof/>
        </w:rPr>
        <w:drawing>
          <wp:inline distT="0" distB="0" distL="0" distR="0" wp14:anchorId="45CAE8FE" wp14:editId="4855A70B">
            <wp:extent cx="6400800" cy="398907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 CA adjust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989070"/>
                    </a:xfrm>
                    <a:prstGeom prst="rect">
                      <a:avLst/>
                    </a:prstGeom>
                  </pic:spPr>
                </pic:pic>
              </a:graphicData>
            </a:graphic>
          </wp:inline>
        </w:drawing>
      </w:r>
      <w:commentRangeEnd w:id="84"/>
      <w:r w:rsidR="00D96697">
        <w:rPr>
          <w:rStyle w:val="CommentReference"/>
        </w:rPr>
        <w:commentReference w:id="84"/>
      </w:r>
    </w:p>
    <w:p w14:paraId="4C6BB270" w14:textId="77777777" w:rsidR="00A95E77" w:rsidRDefault="00A95E77"/>
    <w:p w14:paraId="664E3398" w14:textId="6D676067" w:rsidR="00A95F9D" w:rsidRDefault="00A95E77">
      <w:r>
        <w:t xml:space="preserve">Source: </w:t>
      </w:r>
      <w:del w:id="85" w:author="Louise Sheiner" w:date="2021-08-04T14:12:00Z">
        <w:r w:rsidDel="00524E9E">
          <w:delText xml:space="preserve">author’s </w:delText>
        </w:r>
      </w:del>
      <w:ins w:id="86" w:author="Louise Sheiner" w:date="2021-08-04T14:12:00Z">
        <w:r w:rsidR="00524E9E">
          <w:t xml:space="preserve">Author’s </w:t>
        </w:r>
      </w:ins>
      <w:r>
        <w:t>calculations based on IMF, Balance of Payments Statistics and national sources</w:t>
      </w:r>
    </w:p>
    <w:p w14:paraId="1E84BC29" w14:textId="77777777" w:rsidR="00EF1BB2" w:rsidRDefault="00EF1BB2">
      <w:r>
        <w:br w:type="page"/>
      </w:r>
    </w:p>
    <w:p w14:paraId="5591E14D" w14:textId="7F8A7054" w:rsidR="00CE7E19" w:rsidRDefault="00CE7E19" w:rsidP="00CE7E19">
      <w:pPr>
        <w:jc w:val="center"/>
      </w:pPr>
      <w:r>
        <w:lastRenderedPageBreak/>
        <w:t xml:space="preserve">Figure 3. Exports of Transport Services, Selected Countries </w:t>
      </w:r>
    </w:p>
    <w:p w14:paraId="587D3A23" w14:textId="77777777" w:rsidR="00CE7E19" w:rsidRDefault="00CE7E19" w:rsidP="00CE7E19">
      <w:pPr>
        <w:jc w:val="center"/>
      </w:pPr>
      <w:r>
        <w:t>(percent of world GDP)</w:t>
      </w:r>
    </w:p>
    <w:p w14:paraId="572C3185" w14:textId="77777777" w:rsidR="00CE7E19" w:rsidRDefault="00CE7E19" w:rsidP="00CE7E19">
      <w:pPr>
        <w:jc w:val="center"/>
      </w:pPr>
    </w:p>
    <w:p w14:paraId="5574AF3B" w14:textId="77777777" w:rsidR="00CE7E19" w:rsidRDefault="00CE7E19" w:rsidP="00CE7E19">
      <w:pPr>
        <w:jc w:val="center"/>
      </w:pPr>
      <w:r w:rsidRPr="00877474">
        <w:rPr>
          <w:noProof/>
        </w:rPr>
        <w:drawing>
          <wp:inline distT="0" distB="0" distL="0" distR="0" wp14:anchorId="790C233A" wp14:editId="61B06C04">
            <wp:extent cx="4565650" cy="3310549"/>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7458" cy="3319111"/>
                    </a:xfrm>
                    <a:prstGeom prst="rect">
                      <a:avLst/>
                    </a:prstGeom>
                    <a:noFill/>
                    <a:ln>
                      <a:noFill/>
                    </a:ln>
                  </pic:spPr>
                </pic:pic>
              </a:graphicData>
            </a:graphic>
          </wp:inline>
        </w:drawing>
      </w:r>
    </w:p>
    <w:p w14:paraId="78734432" w14:textId="6C935232" w:rsidR="00CE7E19" w:rsidRDefault="00CE7E19" w:rsidP="00CE7E19">
      <w:r>
        <w:t xml:space="preserve">Note: sum across countries of exports of transport services for countries providing a decomposition between passenger, freight, and other. </w:t>
      </w:r>
      <w:r w:rsidR="00171DE4">
        <w:t>Decom</w:t>
      </w:r>
      <w:r w:rsidR="00FF69AA">
        <w:t xml:space="preserve">position available for about 2/3 of global exports of transportation services. </w:t>
      </w:r>
      <w:r>
        <w:t xml:space="preserve">Source: author’s calculations based on IMF, Balance of Payments Statistics and national sources. </w:t>
      </w:r>
      <w:r>
        <w:br w:type="page"/>
      </w:r>
    </w:p>
    <w:p w14:paraId="6C88C246" w14:textId="77777777" w:rsidR="00CE7E19" w:rsidRDefault="00CE7E19"/>
    <w:p w14:paraId="39F0DD75" w14:textId="748D51D1" w:rsidR="001120AE" w:rsidRDefault="001120AE" w:rsidP="001120AE">
      <w:pPr>
        <w:jc w:val="center"/>
      </w:pPr>
      <w:r>
        <w:t xml:space="preserve">Figure </w:t>
      </w:r>
      <w:r w:rsidR="0079220F">
        <w:t>4</w:t>
      </w:r>
      <w:r>
        <w:t>.</w:t>
      </w:r>
      <w:r w:rsidR="00445688">
        <w:t xml:space="preserve">  </w:t>
      </w:r>
      <w:r w:rsidR="00F46808">
        <w:t>Tourism dependence and g</w:t>
      </w:r>
      <w:r w:rsidR="00445688">
        <w:t xml:space="preserve">rowth </w:t>
      </w:r>
      <w:r w:rsidR="00F46808">
        <w:t>performance in 2020</w:t>
      </w:r>
      <w:r>
        <w:t xml:space="preserve"> </w:t>
      </w:r>
    </w:p>
    <w:p w14:paraId="3CC113A1" w14:textId="561AEEAA" w:rsidR="001120AE" w:rsidRDefault="001120AE" w:rsidP="001120AE">
      <w:pPr>
        <w:jc w:val="center"/>
      </w:pPr>
    </w:p>
    <w:p w14:paraId="6242CE2A" w14:textId="6AC543DE" w:rsidR="001120AE" w:rsidRDefault="001120AE" w:rsidP="001120AE">
      <w:pPr>
        <w:jc w:val="center"/>
      </w:pPr>
      <w:r>
        <w:rPr>
          <w:noProof/>
        </w:rPr>
        <w:drawing>
          <wp:inline distT="0" distB="0" distL="0" distR="0" wp14:anchorId="0D44CFF6" wp14:editId="196EB9B2">
            <wp:extent cx="5360988" cy="3898900"/>
            <wp:effectExtent l="0" t="0" r="0" b="635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_growth_tourism.jpg"/>
                    <pic:cNvPicPr/>
                  </pic:nvPicPr>
                  <pic:blipFill>
                    <a:blip r:embed="rId21">
                      <a:extLst>
                        <a:ext uri="{28A0092B-C50C-407E-A947-70E740481C1C}">
                          <a14:useLocalDpi xmlns:a14="http://schemas.microsoft.com/office/drawing/2010/main" val="0"/>
                        </a:ext>
                      </a:extLst>
                    </a:blip>
                    <a:stretch>
                      <a:fillRect/>
                    </a:stretch>
                  </pic:blipFill>
                  <pic:spPr>
                    <a:xfrm>
                      <a:off x="0" y="0"/>
                      <a:ext cx="5364882" cy="3901732"/>
                    </a:xfrm>
                    <a:prstGeom prst="rect">
                      <a:avLst/>
                    </a:prstGeom>
                  </pic:spPr>
                </pic:pic>
              </a:graphicData>
            </a:graphic>
          </wp:inline>
        </w:drawing>
      </w:r>
    </w:p>
    <w:p w14:paraId="2CC997A8" w14:textId="4CCBD32F" w:rsidR="00FF69AA" w:rsidRDefault="00FF69AA" w:rsidP="001120AE">
      <w:pPr>
        <w:jc w:val="center"/>
      </w:pPr>
    </w:p>
    <w:p w14:paraId="42719308" w14:textId="487CC21A" w:rsidR="00FF69AA" w:rsidRDefault="00FF69AA" w:rsidP="00FF69AA">
      <w:r>
        <w:t xml:space="preserve">Note: horizontal axis measures </w:t>
      </w:r>
      <w:r w:rsidR="00E46E39">
        <w:t xml:space="preserve">the average </w:t>
      </w:r>
      <w:r w:rsidR="00E0027D">
        <w:t>direct share of tourism in GDP over the period 2015-19 (WTTC, 2020)</w:t>
      </w:r>
      <w:r w:rsidR="00263E0F">
        <w:t>. The vertical axis measures the difference between the GDP growth rate in 2020 and its projected value as of January 2020</w:t>
      </w:r>
      <w:r w:rsidR="008D7C76">
        <w:t xml:space="preserve">. </w:t>
      </w:r>
    </w:p>
    <w:p w14:paraId="2C94C8EF" w14:textId="7352E35B" w:rsidR="00007732" w:rsidRDefault="00007732" w:rsidP="00FF69AA">
      <w:pPr>
        <w:jc w:val="both"/>
      </w:pPr>
      <w:r>
        <w:br w:type="page"/>
      </w:r>
    </w:p>
    <w:p w14:paraId="4DE911DE" w14:textId="506B5E48" w:rsidR="00543DE2" w:rsidRDefault="00752C22" w:rsidP="00752C22">
      <w:pPr>
        <w:jc w:val="center"/>
      </w:pPr>
      <w:r>
        <w:lastRenderedPageBreak/>
        <w:t>Table 1. Economies with large net revenues from international travel</w:t>
      </w:r>
      <w:r w:rsidR="000B3F8E">
        <w:t xml:space="preserve"> as a share of GDP</w:t>
      </w:r>
    </w:p>
    <w:tbl>
      <w:tblPr>
        <w:tblW w:w="10440" w:type="dxa"/>
        <w:tblLayout w:type="fixed"/>
        <w:tblLook w:val="04A0" w:firstRow="1" w:lastRow="0" w:firstColumn="1" w:lastColumn="0" w:noHBand="0" w:noVBand="1"/>
      </w:tblPr>
      <w:tblGrid>
        <w:gridCol w:w="1530"/>
        <w:gridCol w:w="360"/>
        <w:gridCol w:w="990"/>
        <w:gridCol w:w="990"/>
        <w:gridCol w:w="900"/>
        <w:gridCol w:w="236"/>
        <w:gridCol w:w="124"/>
        <w:gridCol w:w="1811"/>
        <w:gridCol w:w="169"/>
        <w:gridCol w:w="1080"/>
        <w:gridCol w:w="90"/>
        <w:gridCol w:w="56"/>
        <w:gridCol w:w="934"/>
        <w:gridCol w:w="236"/>
        <w:gridCol w:w="754"/>
        <w:gridCol w:w="180"/>
      </w:tblGrid>
      <w:tr w:rsidR="00FA6CAC" w:rsidRPr="00FA6CAC" w14:paraId="54BAC360" w14:textId="77777777" w:rsidTr="0039161A">
        <w:trPr>
          <w:trHeight w:val="840"/>
        </w:trPr>
        <w:tc>
          <w:tcPr>
            <w:tcW w:w="1530" w:type="dxa"/>
            <w:tcBorders>
              <w:top w:val="nil"/>
              <w:left w:val="nil"/>
              <w:bottom w:val="nil"/>
              <w:right w:val="nil"/>
            </w:tcBorders>
            <w:shd w:val="clear" w:color="000000" w:fill="FFFFFF"/>
            <w:noWrap/>
            <w:hideMark/>
          </w:tcPr>
          <w:p w14:paraId="16915C5E"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 </w:t>
            </w:r>
          </w:p>
        </w:tc>
        <w:tc>
          <w:tcPr>
            <w:tcW w:w="1350" w:type="dxa"/>
            <w:gridSpan w:val="2"/>
            <w:tcBorders>
              <w:top w:val="nil"/>
              <w:left w:val="nil"/>
              <w:bottom w:val="nil"/>
              <w:right w:val="nil"/>
            </w:tcBorders>
            <w:shd w:val="clear" w:color="000000" w:fill="FFFFFF"/>
            <w:hideMark/>
          </w:tcPr>
          <w:p w14:paraId="61914CDA" w14:textId="77777777" w:rsidR="00FA6CAC" w:rsidRPr="00FA6CAC" w:rsidRDefault="00FA6CAC" w:rsidP="00FA6CAC">
            <w:pPr>
              <w:spacing w:after="0" w:line="240" w:lineRule="auto"/>
              <w:jc w:val="right"/>
              <w:rPr>
                <w:rFonts w:ascii="Arial" w:eastAsia="Times New Roman" w:hAnsi="Arial" w:cs="Arial"/>
                <w:b/>
                <w:bCs/>
                <w:sz w:val="16"/>
                <w:szCs w:val="16"/>
              </w:rPr>
            </w:pPr>
            <w:r w:rsidRPr="00FA6CAC">
              <w:rPr>
                <w:rFonts w:ascii="Arial" w:eastAsia="Times New Roman" w:hAnsi="Arial" w:cs="Arial"/>
                <w:b/>
                <w:bCs/>
                <w:sz w:val="16"/>
                <w:szCs w:val="16"/>
              </w:rPr>
              <w:t>Travel balance (pct of GDP)</w:t>
            </w:r>
          </w:p>
        </w:tc>
        <w:tc>
          <w:tcPr>
            <w:tcW w:w="990" w:type="dxa"/>
            <w:tcBorders>
              <w:top w:val="nil"/>
              <w:left w:val="nil"/>
              <w:bottom w:val="nil"/>
              <w:right w:val="nil"/>
            </w:tcBorders>
            <w:shd w:val="clear" w:color="000000" w:fill="FFFFFF"/>
            <w:hideMark/>
          </w:tcPr>
          <w:p w14:paraId="1E3E24B5" w14:textId="2740D4A0" w:rsidR="00FA6CAC" w:rsidRPr="00FA6CAC" w:rsidRDefault="00FA6CAC" w:rsidP="00702D8B">
            <w:pPr>
              <w:spacing w:after="0" w:line="240" w:lineRule="auto"/>
              <w:jc w:val="center"/>
              <w:rPr>
                <w:rFonts w:ascii="Arial" w:eastAsia="Times New Roman" w:hAnsi="Arial" w:cs="Arial"/>
                <w:b/>
                <w:bCs/>
                <w:sz w:val="16"/>
                <w:szCs w:val="16"/>
              </w:rPr>
            </w:pPr>
            <w:r w:rsidRPr="00FA6CAC">
              <w:rPr>
                <w:rFonts w:ascii="Arial" w:eastAsia="Times New Roman" w:hAnsi="Arial" w:cs="Arial"/>
                <w:b/>
                <w:bCs/>
                <w:sz w:val="16"/>
                <w:szCs w:val="16"/>
              </w:rPr>
              <w:t>Popul</w:t>
            </w:r>
            <w:r w:rsidR="00702D8B">
              <w:rPr>
                <w:rFonts w:ascii="Arial" w:eastAsia="Times New Roman" w:hAnsi="Arial" w:cs="Arial"/>
                <w:b/>
                <w:bCs/>
                <w:sz w:val="16"/>
                <w:szCs w:val="16"/>
              </w:rPr>
              <w:t>.</w:t>
            </w:r>
            <w:r w:rsidRPr="00FA6CAC">
              <w:rPr>
                <w:rFonts w:ascii="Arial" w:eastAsia="Times New Roman" w:hAnsi="Arial" w:cs="Arial"/>
                <w:b/>
                <w:bCs/>
                <w:sz w:val="16"/>
                <w:szCs w:val="16"/>
              </w:rPr>
              <w:t xml:space="preserve"> (millions)</w:t>
            </w:r>
          </w:p>
        </w:tc>
        <w:tc>
          <w:tcPr>
            <w:tcW w:w="900" w:type="dxa"/>
            <w:tcBorders>
              <w:top w:val="nil"/>
              <w:left w:val="nil"/>
              <w:bottom w:val="nil"/>
              <w:right w:val="nil"/>
            </w:tcBorders>
            <w:shd w:val="clear" w:color="000000" w:fill="FFFFFF"/>
            <w:hideMark/>
          </w:tcPr>
          <w:p w14:paraId="5113019B" w14:textId="0A661804" w:rsidR="00FA6CAC" w:rsidRPr="00FA6CAC" w:rsidRDefault="00FA6CAC" w:rsidP="00FA6CAC">
            <w:pPr>
              <w:spacing w:after="0" w:line="240" w:lineRule="auto"/>
              <w:jc w:val="right"/>
              <w:rPr>
                <w:rFonts w:ascii="Arial" w:eastAsia="Times New Roman" w:hAnsi="Arial" w:cs="Arial"/>
                <w:b/>
                <w:bCs/>
                <w:sz w:val="16"/>
                <w:szCs w:val="16"/>
              </w:rPr>
            </w:pPr>
            <w:r w:rsidRPr="00FA6CAC">
              <w:rPr>
                <w:rFonts w:ascii="Arial" w:eastAsia="Times New Roman" w:hAnsi="Arial" w:cs="Arial"/>
                <w:b/>
                <w:bCs/>
                <w:sz w:val="16"/>
                <w:szCs w:val="16"/>
              </w:rPr>
              <w:t>GDP (bil</w:t>
            </w:r>
            <w:r w:rsidR="00702D8B">
              <w:rPr>
                <w:rFonts w:ascii="Arial" w:eastAsia="Times New Roman" w:hAnsi="Arial" w:cs="Arial"/>
                <w:b/>
                <w:bCs/>
                <w:sz w:val="16"/>
                <w:szCs w:val="16"/>
              </w:rPr>
              <w:t>.</w:t>
            </w:r>
            <w:r w:rsidRPr="00FA6CAC">
              <w:rPr>
                <w:rFonts w:ascii="Arial" w:eastAsia="Times New Roman" w:hAnsi="Arial" w:cs="Arial"/>
                <w:b/>
                <w:bCs/>
                <w:sz w:val="16"/>
                <w:szCs w:val="16"/>
              </w:rPr>
              <w:t>US$)</w:t>
            </w:r>
          </w:p>
        </w:tc>
        <w:tc>
          <w:tcPr>
            <w:tcW w:w="236" w:type="dxa"/>
            <w:tcBorders>
              <w:top w:val="nil"/>
              <w:left w:val="nil"/>
              <w:bottom w:val="nil"/>
              <w:right w:val="nil"/>
            </w:tcBorders>
            <w:shd w:val="clear" w:color="000000" w:fill="FFFFFF"/>
            <w:noWrap/>
            <w:vAlign w:val="bottom"/>
            <w:hideMark/>
          </w:tcPr>
          <w:p w14:paraId="61316695"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35" w:type="dxa"/>
            <w:gridSpan w:val="2"/>
            <w:tcBorders>
              <w:top w:val="nil"/>
              <w:left w:val="nil"/>
              <w:bottom w:val="nil"/>
              <w:right w:val="nil"/>
            </w:tcBorders>
            <w:shd w:val="clear" w:color="000000" w:fill="FFFFFF"/>
            <w:noWrap/>
            <w:hideMark/>
          </w:tcPr>
          <w:p w14:paraId="3F3942B6"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 </w:t>
            </w:r>
          </w:p>
        </w:tc>
        <w:tc>
          <w:tcPr>
            <w:tcW w:w="1395" w:type="dxa"/>
            <w:gridSpan w:val="4"/>
            <w:tcBorders>
              <w:top w:val="nil"/>
              <w:left w:val="nil"/>
              <w:bottom w:val="nil"/>
              <w:right w:val="nil"/>
            </w:tcBorders>
            <w:shd w:val="clear" w:color="000000" w:fill="FFFFFF"/>
            <w:hideMark/>
          </w:tcPr>
          <w:p w14:paraId="12C11F21" w14:textId="77777777" w:rsidR="00FA6CAC" w:rsidRPr="00FA6CAC" w:rsidRDefault="00FA6CAC" w:rsidP="00FA6CAC">
            <w:pPr>
              <w:spacing w:after="0" w:line="240" w:lineRule="auto"/>
              <w:jc w:val="right"/>
              <w:rPr>
                <w:rFonts w:ascii="Arial" w:eastAsia="Times New Roman" w:hAnsi="Arial" w:cs="Arial"/>
                <w:b/>
                <w:bCs/>
                <w:sz w:val="16"/>
                <w:szCs w:val="16"/>
              </w:rPr>
            </w:pPr>
            <w:r w:rsidRPr="00FA6CAC">
              <w:rPr>
                <w:rFonts w:ascii="Arial" w:eastAsia="Times New Roman" w:hAnsi="Arial" w:cs="Arial"/>
                <w:b/>
                <w:bCs/>
                <w:sz w:val="16"/>
                <w:szCs w:val="16"/>
              </w:rPr>
              <w:t>Travel balance (pct of GDP)</w:t>
            </w:r>
          </w:p>
        </w:tc>
        <w:tc>
          <w:tcPr>
            <w:tcW w:w="1170" w:type="dxa"/>
            <w:gridSpan w:val="2"/>
            <w:tcBorders>
              <w:top w:val="nil"/>
              <w:left w:val="nil"/>
              <w:bottom w:val="nil"/>
              <w:right w:val="nil"/>
            </w:tcBorders>
            <w:shd w:val="clear" w:color="000000" w:fill="FFFFFF"/>
            <w:hideMark/>
          </w:tcPr>
          <w:p w14:paraId="1FC0CE6A" w14:textId="77777777" w:rsidR="0039161A" w:rsidRDefault="00FA6CAC" w:rsidP="00FA6CAC">
            <w:pPr>
              <w:spacing w:after="0" w:line="240" w:lineRule="auto"/>
              <w:jc w:val="right"/>
              <w:rPr>
                <w:rFonts w:ascii="Arial" w:eastAsia="Times New Roman" w:hAnsi="Arial" w:cs="Arial"/>
                <w:b/>
                <w:bCs/>
                <w:sz w:val="16"/>
                <w:szCs w:val="16"/>
              </w:rPr>
            </w:pPr>
            <w:r w:rsidRPr="00FA6CAC">
              <w:rPr>
                <w:rFonts w:ascii="Arial" w:eastAsia="Times New Roman" w:hAnsi="Arial" w:cs="Arial"/>
                <w:b/>
                <w:bCs/>
                <w:sz w:val="16"/>
                <w:szCs w:val="16"/>
              </w:rPr>
              <w:t>Population</w:t>
            </w:r>
          </w:p>
          <w:p w14:paraId="15D3F4C1" w14:textId="732BB611" w:rsidR="00FA6CAC" w:rsidRPr="00FA6CAC" w:rsidRDefault="00AF6D11" w:rsidP="00FA6CAC">
            <w:pPr>
              <w:spacing w:after="0" w:line="240" w:lineRule="auto"/>
              <w:jc w:val="right"/>
              <w:rPr>
                <w:rFonts w:ascii="Arial" w:eastAsia="Times New Roman" w:hAnsi="Arial" w:cs="Arial"/>
                <w:b/>
                <w:bCs/>
                <w:sz w:val="16"/>
                <w:szCs w:val="16"/>
              </w:rPr>
            </w:pPr>
            <w:r>
              <w:rPr>
                <w:rFonts w:ascii="Arial" w:eastAsia="Times New Roman" w:hAnsi="Arial" w:cs="Arial"/>
                <w:b/>
                <w:bCs/>
                <w:sz w:val="16"/>
                <w:szCs w:val="16"/>
              </w:rPr>
              <w:t>(</w:t>
            </w:r>
            <w:r w:rsidR="0039161A">
              <w:rPr>
                <w:rFonts w:ascii="Arial" w:eastAsia="Times New Roman" w:hAnsi="Arial" w:cs="Arial"/>
                <w:b/>
                <w:bCs/>
                <w:sz w:val="16"/>
                <w:szCs w:val="16"/>
              </w:rPr>
              <w:t>mi</w:t>
            </w:r>
            <w:r>
              <w:rPr>
                <w:rFonts w:ascii="Arial" w:eastAsia="Times New Roman" w:hAnsi="Arial" w:cs="Arial"/>
                <w:b/>
                <w:bCs/>
                <w:sz w:val="16"/>
                <w:szCs w:val="16"/>
              </w:rPr>
              <w:t>l</w:t>
            </w:r>
            <w:r w:rsidR="00FA6CAC" w:rsidRPr="00FA6CAC">
              <w:rPr>
                <w:rFonts w:ascii="Arial" w:eastAsia="Times New Roman" w:hAnsi="Arial" w:cs="Arial"/>
                <w:b/>
                <w:bCs/>
                <w:sz w:val="16"/>
                <w:szCs w:val="16"/>
              </w:rPr>
              <w:t>lions)</w:t>
            </w:r>
          </w:p>
        </w:tc>
        <w:tc>
          <w:tcPr>
            <w:tcW w:w="934" w:type="dxa"/>
            <w:gridSpan w:val="2"/>
            <w:tcBorders>
              <w:top w:val="nil"/>
              <w:left w:val="nil"/>
              <w:bottom w:val="nil"/>
              <w:right w:val="nil"/>
            </w:tcBorders>
            <w:shd w:val="clear" w:color="000000" w:fill="FFFFFF"/>
            <w:hideMark/>
          </w:tcPr>
          <w:p w14:paraId="7F6159B0" w14:textId="5CFAAF69" w:rsidR="00FA6CAC" w:rsidRPr="00FA6CAC" w:rsidRDefault="00FA6CAC" w:rsidP="00AF6D11">
            <w:pPr>
              <w:spacing w:after="0" w:line="240" w:lineRule="auto"/>
              <w:jc w:val="center"/>
              <w:rPr>
                <w:rFonts w:ascii="Arial" w:eastAsia="Times New Roman" w:hAnsi="Arial" w:cs="Arial"/>
                <w:b/>
                <w:bCs/>
                <w:sz w:val="16"/>
                <w:szCs w:val="16"/>
              </w:rPr>
            </w:pPr>
            <w:r w:rsidRPr="00FA6CAC">
              <w:rPr>
                <w:rFonts w:ascii="Arial" w:eastAsia="Times New Roman" w:hAnsi="Arial" w:cs="Arial"/>
                <w:b/>
                <w:bCs/>
                <w:sz w:val="16"/>
                <w:szCs w:val="16"/>
              </w:rPr>
              <w:t>GDP (bil</w:t>
            </w:r>
            <w:r w:rsidR="0039161A">
              <w:rPr>
                <w:rFonts w:ascii="Arial" w:eastAsia="Times New Roman" w:hAnsi="Arial" w:cs="Arial"/>
                <w:b/>
                <w:bCs/>
                <w:sz w:val="16"/>
                <w:szCs w:val="16"/>
              </w:rPr>
              <w:t>.</w:t>
            </w:r>
            <w:r w:rsidRPr="00FA6CAC">
              <w:rPr>
                <w:rFonts w:ascii="Arial" w:eastAsia="Times New Roman" w:hAnsi="Arial" w:cs="Arial"/>
                <w:b/>
                <w:bCs/>
                <w:sz w:val="16"/>
                <w:szCs w:val="16"/>
              </w:rPr>
              <w:t>US$</w:t>
            </w:r>
            <w:r w:rsidR="0039161A">
              <w:rPr>
                <w:rFonts w:ascii="Arial" w:eastAsia="Times New Roman" w:hAnsi="Arial" w:cs="Arial"/>
                <w:b/>
                <w:bCs/>
                <w:sz w:val="16"/>
                <w:szCs w:val="16"/>
              </w:rPr>
              <w:t>)</w:t>
            </w:r>
          </w:p>
        </w:tc>
      </w:tr>
      <w:tr w:rsidR="0039161A" w:rsidRPr="00FA6CAC" w14:paraId="666DC5D0" w14:textId="77777777" w:rsidTr="0023460C">
        <w:trPr>
          <w:gridAfter w:val="1"/>
          <w:wAfter w:w="180" w:type="dxa"/>
          <w:trHeight w:val="400"/>
        </w:trPr>
        <w:tc>
          <w:tcPr>
            <w:tcW w:w="1890" w:type="dxa"/>
            <w:gridSpan w:val="2"/>
            <w:tcBorders>
              <w:top w:val="nil"/>
              <w:left w:val="nil"/>
              <w:bottom w:val="nil"/>
              <w:right w:val="nil"/>
            </w:tcBorders>
            <w:shd w:val="clear" w:color="000000" w:fill="FFFFFF"/>
            <w:noWrap/>
            <w:hideMark/>
          </w:tcPr>
          <w:p w14:paraId="1BE61F41" w14:textId="77777777" w:rsidR="00FA6CAC" w:rsidRPr="00FA6CAC" w:rsidRDefault="00FA6CAC" w:rsidP="00FA6CAC">
            <w:pPr>
              <w:spacing w:after="0" w:line="240" w:lineRule="auto"/>
              <w:rPr>
                <w:rFonts w:ascii="Arial" w:eastAsia="Times New Roman" w:hAnsi="Arial" w:cs="Arial"/>
                <w:b/>
                <w:bCs/>
                <w:sz w:val="16"/>
                <w:szCs w:val="16"/>
              </w:rPr>
            </w:pPr>
            <w:r w:rsidRPr="00FA6CAC">
              <w:rPr>
                <w:rFonts w:ascii="Arial" w:eastAsia="Times New Roman" w:hAnsi="Arial" w:cs="Arial"/>
                <w:b/>
                <w:bCs/>
                <w:sz w:val="16"/>
                <w:szCs w:val="16"/>
              </w:rPr>
              <w:t>Sample countries</w:t>
            </w:r>
          </w:p>
        </w:tc>
        <w:tc>
          <w:tcPr>
            <w:tcW w:w="990" w:type="dxa"/>
            <w:tcBorders>
              <w:top w:val="nil"/>
              <w:left w:val="nil"/>
              <w:bottom w:val="nil"/>
              <w:right w:val="nil"/>
            </w:tcBorders>
            <w:shd w:val="clear" w:color="000000" w:fill="FFFFFF"/>
            <w:vAlign w:val="center"/>
            <w:hideMark/>
          </w:tcPr>
          <w:p w14:paraId="6649D13C" w14:textId="37E591A9"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 xml:space="preserve"> 2015-19</w:t>
            </w:r>
          </w:p>
        </w:tc>
        <w:tc>
          <w:tcPr>
            <w:tcW w:w="990" w:type="dxa"/>
            <w:tcBorders>
              <w:top w:val="nil"/>
              <w:left w:val="nil"/>
              <w:bottom w:val="nil"/>
              <w:right w:val="nil"/>
            </w:tcBorders>
            <w:shd w:val="clear" w:color="000000" w:fill="FFFFFF"/>
            <w:vAlign w:val="center"/>
            <w:hideMark/>
          </w:tcPr>
          <w:p w14:paraId="38ECD5B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2019</w:t>
            </w:r>
          </w:p>
        </w:tc>
        <w:tc>
          <w:tcPr>
            <w:tcW w:w="900" w:type="dxa"/>
            <w:tcBorders>
              <w:top w:val="nil"/>
              <w:left w:val="nil"/>
              <w:bottom w:val="nil"/>
              <w:right w:val="nil"/>
            </w:tcBorders>
            <w:shd w:val="clear" w:color="000000" w:fill="FFFFFF"/>
            <w:vAlign w:val="center"/>
            <w:hideMark/>
          </w:tcPr>
          <w:p w14:paraId="70CFD56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2019</w:t>
            </w:r>
          </w:p>
        </w:tc>
        <w:tc>
          <w:tcPr>
            <w:tcW w:w="360" w:type="dxa"/>
            <w:gridSpan w:val="2"/>
            <w:tcBorders>
              <w:top w:val="nil"/>
              <w:left w:val="nil"/>
              <w:bottom w:val="nil"/>
              <w:right w:val="nil"/>
            </w:tcBorders>
            <w:shd w:val="clear" w:color="000000" w:fill="FFFFFF"/>
            <w:noWrap/>
            <w:vAlign w:val="bottom"/>
            <w:hideMark/>
          </w:tcPr>
          <w:p w14:paraId="703A96EC"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12BCD918" w14:textId="77777777" w:rsidR="00FA6CAC" w:rsidRPr="00FA6CAC" w:rsidRDefault="00FA6CAC" w:rsidP="00FA6CAC">
            <w:pPr>
              <w:spacing w:after="0" w:line="240" w:lineRule="auto"/>
              <w:rPr>
                <w:rFonts w:ascii="Arial" w:eastAsia="Times New Roman" w:hAnsi="Arial" w:cs="Arial"/>
                <w:b/>
                <w:bCs/>
                <w:sz w:val="16"/>
                <w:szCs w:val="16"/>
              </w:rPr>
            </w:pPr>
            <w:r w:rsidRPr="00FA6CAC">
              <w:rPr>
                <w:rFonts w:ascii="Arial" w:eastAsia="Times New Roman" w:hAnsi="Arial" w:cs="Arial"/>
                <w:b/>
                <w:bCs/>
                <w:sz w:val="16"/>
                <w:szCs w:val="16"/>
              </w:rPr>
              <w:t>Sample countries</w:t>
            </w:r>
          </w:p>
        </w:tc>
        <w:tc>
          <w:tcPr>
            <w:tcW w:w="1170" w:type="dxa"/>
            <w:gridSpan w:val="2"/>
            <w:tcBorders>
              <w:top w:val="nil"/>
              <w:left w:val="nil"/>
              <w:bottom w:val="nil"/>
              <w:right w:val="nil"/>
            </w:tcBorders>
            <w:shd w:val="clear" w:color="000000" w:fill="FFFFFF"/>
            <w:vAlign w:val="center"/>
            <w:hideMark/>
          </w:tcPr>
          <w:p w14:paraId="71E11CD9"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avg 2015-19</w:t>
            </w:r>
          </w:p>
        </w:tc>
        <w:tc>
          <w:tcPr>
            <w:tcW w:w="990" w:type="dxa"/>
            <w:gridSpan w:val="2"/>
            <w:tcBorders>
              <w:top w:val="nil"/>
              <w:left w:val="nil"/>
              <w:bottom w:val="nil"/>
              <w:right w:val="nil"/>
            </w:tcBorders>
            <w:shd w:val="clear" w:color="000000" w:fill="FFFFFF"/>
            <w:vAlign w:val="center"/>
            <w:hideMark/>
          </w:tcPr>
          <w:p w14:paraId="641C945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2019</w:t>
            </w:r>
          </w:p>
        </w:tc>
        <w:tc>
          <w:tcPr>
            <w:tcW w:w="990" w:type="dxa"/>
            <w:gridSpan w:val="2"/>
            <w:tcBorders>
              <w:top w:val="nil"/>
              <w:left w:val="nil"/>
              <w:bottom w:val="nil"/>
              <w:right w:val="nil"/>
            </w:tcBorders>
            <w:shd w:val="clear" w:color="000000" w:fill="FFFFFF"/>
            <w:vAlign w:val="center"/>
            <w:hideMark/>
          </w:tcPr>
          <w:p w14:paraId="37738979"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2019</w:t>
            </w:r>
          </w:p>
        </w:tc>
      </w:tr>
      <w:tr w:rsidR="0039161A" w:rsidRPr="00FA6CAC" w14:paraId="184E0E14"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1C4ABB1E"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China, P.R.: Macao</w:t>
            </w:r>
          </w:p>
        </w:tc>
        <w:tc>
          <w:tcPr>
            <w:tcW w:w="990" w:type="dxa"/>
            <w:tcBorders>
              <w:top w:val="nil"/>
              <w:left w:val="nil"/>
              <w:bottom w:val="nil"/>
              <w:right w:val="nil"/>
            </w:tcBorders>
            <w:shd w:val="clear" w:color="000000" w:fill="FFFFFF"/>
            <w:noWrap/>
            <w:hideMark/>
          </w:tcPr>
          <w:p w14:paraId="79F93FB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67.9</w:t>
            </w:r>
          </w:p>
        </w:tc>
        <w:tc>
          <w:tcPr>
            <w:tcW w:w="990" w:type="dxa"/>
            <w:tcBorders>
              <w:top w:val="nil"/>
              <w:left w:val="nil"/>
              <w:bottom w:val="nil"/>
              <w:right w:val="nil"/>
            </w:tcBorders>
            <w:shd w:val="clear" w:color="000000" w:fill="FFFFFF"/>
            <w:noWrap/>
            <w:hideMark/>
          </w:tcPr>
          <w:p w14:paraId="6A0E5D2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0.68</w:t>
            </w:r>
          </w:p>
        </w:tc>
        <w:tc>
          <w:tcPr>
            <w:tcW w:w="900" w:type="dxa"/>
            <w:tcBorders>
              <w:top w:val="nil"/>
              <w:left w:val="nil"/>
              <w:bottom w:val="nil"/>
              <w:right w:val="nil"/>
            </w:tcBorders>
            <w:shd w:val="clear" w:color="000000" w:fill="FFFFFF"/>
            <w:noWrap/>
            <w:hideMark/>
          </w:tcPr>
          <w:p w14:paraId="4419270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55.2</w:t>
            </w:r>
          </w:p>
        </w:tc>
        <w:tc>
          <w:tcPr>
            <w:tcW w:w="360" w:type="dxa"/>
            <w:gridSpan w:val="2"/>
            <w:tcBorders>
              <w:top w:val="nil"/>
              <w:left w:val="nil"/>
              <w:bottom w:val="nil"/>
              <w:right w:val="nil"/>
            </w:tcBorders>
            <w:shd w:val="clear" w:color="000000" w:fill="FFFFFF"/>
            <w:noWrap/>
            <w:vAlign w:val="bottom"/>
            <w:hideMark/>
          </w:tcPr>
          <w:p w14:paraId="13FBA478"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37E15068" w14:textId="0EB65D68"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São Tomé and Príncipe</w:t>
            </w:r>
          </w:p>
        </w:tc>
        <w:tc>
          <w:tcPr>
            <w:tcW w:w="1080" w:type="dxa"/>
            <w:tcBorders>
              <w:top w:val="nil"/>
              <w:left w:val="nil"/>
              <w:bottom w:val="nil"/>
              <w:right w:val="nil"/>
            </w:tcBorders>
            <w:shd w:val="clear" w:color="000000" w:fill="FFFFFF"/>
            <w:noWrap/>
            <w:hideMark/>
          </w:tcPr>
          <w:p w14:paraId="59D68431"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12.4</w:t>
            </w:r>
          </w:p>
        </w:tc>
        <w:tc>
          <w:tcPr>
            <w:tcW w:w="1080" w:type="dxa"/>
            <w:gridSpan w:val="3"/>
            <w:tcBorders>
              <w:top w:val="nil"/>
              <w:left w:val="nil"/>
              <w:bottom w:val="nil"/>
              <w:right w:val="nil"/>
            </w:tcBorders>
            <w:shd w:val="clear" w:color="000000" w:fill="FFFFFF"/>
            <w:noWrap/>
            <w:hideMark/>
          </w:tcPr>
          <w:p w14:paraId="159A208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0.21</w:t>
            </w:r>
          </w:p>
        </w:tc>
        <w:tc>
          <w:tcPr>
            <w:tcW w:w="990" w:type="dxa"/>
            <w:gridSpan w:val="2"/>
            <w:tcBorders>
              <w:top w:val="nil"/>
              <w:left w:val="nil"/>
              <w:bottom w:val="nil"/>
              <w:right w:val="nil"/>
            </w:tcBorders>
            <w:shd w:val="clear" w:color="000000" w:fill="FFFFFF"/>
            <w:noWrap/>
            <w:hideMark/>
          </w:tcPr>
          <w:p w14:paraId="54DF5F0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0.4</w:t>
            </w:r>
          </w:p>
        </w:tc>
      </w:tr>
      <w:tr w:rsidR="0039161A" w:rsidRPr="00FA6CAC" w14:paraId="78A33DD6"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057ECA05" w14:textId="5637A283"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Andorra, Principality o</w:t>
            </w:r>
          </w:p>
        </w:tc>
        <w:tc>
          <w:tcPr>
            <w:tcW w:w="990" w:type="dxa"/>
            <w:tcBorders>
              <w:top w:val="nil"/>
              <w:left w:val="nil"/>
              <w:bottom w:val="nil"/>
              <w:right w:val="nil"/>
            </w:tcBorders>
            <w:shd w:val="clear" w:color="000000" w:fill="FFFFFF"/>
            <w:noWrap/>
            <w:hideMark/>
          </w:tcPr>
          <w:p w14:paraId="6C18D07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54.4</w:t>
            </w:r>
          </w:p>
        </w:tc>
        <w:tc>
          <w:tcPr>
            <w:tcW w:w="990" w:type="dxa"/>
            <w:tcBorders>
              <w:top w:val="nil"/>
              <w:left w:val="nil"/>
              <w:bottom w:val="nil"/>
              <w:right w:val="nil"/>
            </w:tcBorders>
            <w:shd w:val="clear" w:color="000000" w:fill="FFFFFF"/>
            <w:noWrap/>
            <w:hideMark/>
          </w:tcPr>
          <w:p w14:paraId="0F03783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0.08</w:t>
            </w:r>
          </w:p>
        </w:tc>
        <w:tc>
          <w:tcPr>
            <w:tcW w:w="900" w:type="dxa"/>
            <w:tcBorders>
              <w:top w:val="nil"/>
              <w:left w:val="nil"/>
              <w:bottom w:val="nil"/>
              <w:right w:val="nil"/>
            </w:tcBorders>
            <w:shd w:val="clear" w:color="000000" w:fill="FFFFFF"/>
            <w:noWrap/>
            <w:hideMark/>
          </w:tcPr>
          <w:p w14:paraId="1326EAE9"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3.2</w:t>
            </w:r>
          </w:p>
        </w:tc>
        <w:tc>
          <w:tcPr>
            <w:tcW w:w="360" w:type="dxa"/>
            <w:gridSpan w:val="2"/>
            <w:tcBorders>
              <w:top w:val="nil"/>
              <w:left w:val="nil"/>
              <w:bottom w:val="nil"/>
              <w:right w:val="nil"/>
            </w:tcBorders>
            <w:shd w:val="clear" w:color="000000" w:fill="FFFFFF"/>
            <w:noWrap/>
            <w:vAlign w:val="bottom"/>
            <w:hideMark/>
          </w:tcPr>
          <w:p w14:paraId="570EB0D4"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69A29A17"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Kosovo, Rep. of</w:t>
            </w:r>
          </w:p>
        </w:tc>
        <w:tc>
          <w:tcPr>
            <w:tcW w:w="1080" w:type="dxa"/>
            <w:tcBorders>
              <w:top w:val="nil"/>
              <w:left w:val="nil"/>
              <w:bottom w:val="nil"/>
              <w:right w:val="nil"/>
            </w:tcBorders>
            <w:shd w:val="clear" w:color="000000" w:fill="FFFFFF"/>
            <w:noWrap/>
            <w:hideMark/>
          </w:tcPr>
          <w:p w14:paraId="1DFE65D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12.4</w:t>
            </w:r>
          </w:p>
        </w:tc>
        <w:tc>
          <w:tcPr>
            <w:tcW w:w="1080" w:type="dxa"/>
            <w:gridSpan w:val="3"/>
            <w:tcBorders>
              <w:top w:val="nil"/>
              <w:left w:val="nil"/>
              <w:bottom w:val="nil"/>
              <w:right w:val="nil"/>
            </w:tcBorders>
            <w:shd w:val="clear" w:color="000000" w:fill="FFFFFF"/>
            <w:noWrap/>
            <w:hideMark/>
          </w:tcPr>
          <w:p w14:paraId="4395716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1.80</w:t>
            </w:r>
          </w:p>
        </w:tc>
        <w:tc>
          <w:tcPr>
            <w:tcW w:w="990" w:type="dxa"/>
            <w:gridSpan w:val="2"/>
            <w:tcBorders>
              <w:top w:val="nil"/>
              <w:left w:val="nil"/>
              <w:bottom w:val="nil"/>
              <w:right w:val="nil"/>
            </w:tcBorders>
            <w:shd w:val="clear" w:color="000000" w:fill="FFFFFF"/>
            <w:noWrap/>
            <w:hideMark/>
          </w:tcPr>
          <w:p w14:paraId="572D1C4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8.0</w:t>
            </w:r>
          </w:p>
        </w:tc>
      </w:tr>
      <w:tr w:rsidR="0039161A" w:rsidRPr="00FA6CAC" w14:paraId="274D5A6F"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29883DB8"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Maldives</w:t>
            </w:r>
          </w:p>
        </w:tc>
        <w:tc>
          <w:tcPr>
            <w:tcW w:w="990" w:type="dxa"/>
            <w:tcBorders>
              <w:top w:val="nil"/>
              <w:left w:val="nil"/>
              <w:bottom w:val="nil"/>
              <w:right w:val="nil"/>
            </w:tcBorders>
            <w:shd w:val="clear" w:color="000000" w:fill="FFFFFF"/>
            <w:noWrap/>
            <w:hideMark/>
          </w:tcPr>
          <w:p w14:paraId="6AB482C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51.9</w:t>
            </w:r>
          </w:p>
        </w:tc>
        <w:tc>
          <w:tcPr>
            <w:tcW w:w="990" w:type="dxa"/>
            <w:tcBorders>
              <w:top w:val="nil"/>
              <w:left w:val="nil"/>
              <w:bottom w:val="nil"/>
              <w:right w:val="nil"/>
            </w:tcBorders>
            <w:shd w:val="clear" w:color="000000" w:fill="FFFFFF"/>
            <w:noWrap/>
            <w:hideMark/>
          </w:tcPr>
          <w:p w14:paraId="2A0ACCD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0.37</w:t>
            </w:r>
          </w:p>
        </w:tc>
        <w:tc>
          <w:tcPr>
            <w:tcW w:w="900" w:type="dxa"/>
            <w:tcBorders>
              <w:top w:val="nil"/>
              <w:left w:val="nil"/>
              <w:bottom w:val="nil"/>
              <w:right w:val="nil"/>
            </w:tcBorders>
            <w:shd w:val="clear" w:color="000000" w:fill="FFFFFF"/>
            <w:noWrap/>
            <w:hideMark/>
          </w:tcPr>
          <w:p w14:paraId="7B6109D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5.6</w:t>
            </w:r>
          </w:p>
        </w:tc>
        <w:tc>
          <w:tcPr>
            <w:tcW w:w="360" w:type="dxa"/>
            <w:gridSpan w:val="2"/>
            <w:tcBorders>
              <w:top w:val="nil"/>
              <w:left w:val="nil"/>
              <w:bottom w:val="nil"/>
              <w:right w:val="nil"/>
            </w:tcBorders>
            <w:shd w:val="clear" w:color="000000" w:fill="FFFFFF"/>
            <w:noWrap/>
            <w:vAlign w:val="bottom"/>
            <w:hideMark/>
          </w:tcPr>
          <w:p w14:paraId="54C2ECEC"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5507EA95"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Malta</w:t>
            </w:r>
          </w:p>
        </w:tc>
        <w:tc>
          <w:tcPr>
            <w:tcW w:w="1080" w:type="dxa"/>
            <w:tcBorders>
              <w:top w:val="nil"/>
              <w:left w:val="nil"/>
              <w:bottom w:val="nil"/>
              <w:right w:val="nil"/>
            </w:tcBorders>
            <w:shd w:val="clear" w:color="000000" w:fill="FFFFFF"/>
            <w:noWrap/>
            <w:hideMark/>
          </w:tcPr>
          <w:p w14:paraId="2BBF2F9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9.1</w:t>
            </w:r>
          </w:p>
        </w:tc>
        <w:tc>
          <w:tcPr>
            <w:tcW w:w="1080" w:type="dxa"/>
            <w:gridSpan w:val="3"/>
            <w:tcBorders>
              <w:top w:val="nil"/>
              <w:left w:val="nil"/>
              <w:bottom w:val="nil"/>
              <w:right w:val="nil"/>
            </w:tcBorders>
            <w:shd w:val="clear" w:color="000000" w:fill="FFFFFF"/>
            <w:noWrap/>
            <w:hideMark/>
          </w:tcPr>
          <w:p w14:paraId="6091AF69"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0.49</w:t>
            </w:r>
          </w:p>
        </w:tc>
        <w:tc>
          <w:tcPr>
            <w:tcW w:w="990" w:type="dxa"/>
            <w:gridSpan w:val="2"/>
            <w:tcBorders>
              <w:top w:val="nil"/>
              <w:left w:val="nil"/>
              <w:bottom w:val="nil"/>
              <w:right w:val="nil"/>
            </w:tcBorders>
            <w:shd w:val="clear" w:color="000000" w:fill="FFFFFF"/>
            <w:noWrap/>
            <w:hideMark/>
          </w:tcPr>
          <w:p w14:paraId="50033D2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15.2</w:t>
            </w:r>
          </w:p>
        </w:tc>
      </w:tr>
      <w:tr w:rsidR="0039161A" w:rsidRPr="00FA6CAC" w14:paraId="64734981"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5D930B52" w14:textId="5712D148"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Aruba</w:t>
            </w:r>
          </w:p>
        </w:tc>
        <w:tc>
          <w:tcPr>
            <w:tcW w:w="990" w:type="dxa"/>
            <w:tcBorders>
              <w:top w:val="nil"/>
              <w:left w:val="nil"/>
              <w:bottom w:val="nil"/>
              <w:right w:val="nil"/>
            </w:tcBorders>
            <w:shd w:val="clear" w:color="000000" w:fill="FFFFFF"/>
            <w:noWrap/>
            <w:hideMark/>
          </w:tcPr>
          <w:p w14:paraId="6D262F10"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48.8</w:t>
            </w:r>
          </w:p>
        </w:tc>
        <w:tc>
          <w:tcPr>
            <w:tcW w:w="990" w:type="dxa"/>
            <w:tcBorders>
              <w:top w:val="nil"/>
              <w:left w:val="nil"/>
              <w:bottom w:val="nil"/>
              <w:right w:val="nil"/>
            </w:tcBorders>
            <w:shd w:val="clear" w:color="000000" w:fill="FFFFFF"/>
            <w:noWrap/>
            <w:hideMark/>
          </w:tcPr>
          <w:p w14:paraId="6CE876B1"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0.11</w:t>
            </w:r>
          </w:p>
        </w:tc>
        <w:tc>
          <w:tcPr>
            <w:tcW w:w="900" w:type="dxa"/>
            <w:tcBorders>
              <w:top w:val="nil"/>
              <w:left w:val="nil"/>
              <w:bottom w:val="nil"/>
              <w:right w:val="nil"/>
            </w:tcBorders>
            <w:shd w:val="clear" w:color="000000" w:fill="FFFFFF"/>
            <w:noWrap/>
            <w:hideMark/>
          </w:tcPr>
          <w:p w14:paraId="2D1E442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3.3</w:t>
            </w:r>
          </w:p>
        </w:tc>
        <w:tc>
          <w:tcPr>
            <w:tcW w:w="360" w:type="dxa"/>
            <w:gridSpan w:val="2"/>
            <w:tcBorders>
              <w:top w:val="nil"/>
              <w:left w:val="nil"/>
              <w:bottom w:val="nil"/>
              <w:right w:val="nil"/>
            </w:tcBorders>
            <w:shd w:val="clear" w:color="000000" w:fill="FFFFFF"/>
            <w:noWrap/>
            <w:vAlign w:val="bottom"/>
            <w:hideMark/>
          </w:tcPr>
          <w:p w14:paraId="7D28B27A"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1D53E244"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Thailand</w:t>
            </w:r>
          </w:p>
        </w:tc>
        <w:tc>
          <w:tcPr>
            <w:tcW w:w="1080" w:type="dxa"/>
            <w:tcBorders>
              <w:top w:val="nil"/>
              <w:left w:val="nil"/>
              <w:bottom w:val="nil"/>
              <w:right w:val="nil"/>
            </w:tcBorders>
            <w:shd w:val="clear" w:color="000000" w:fill="FFFFFF"/>
            <w:noWrap/>
            <w:hideMark/>
          </w:tcPr>
          <w:p w14:paraId="361C0C91"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8.7</w:t>
            </w:r>
          </w:p>
        </w:tc>
        <w:tc>
          <w:tcPr>
            <w:tcW w:w="1080" w:type="dxa"/>
            <w:gridSpan w:val="3"/>
            <w:tcBorders>
              <w:top w:val="nil"/>
              <w:left w:val="nil"/>
              <w:bottom w:val="nil"/>
              <w:right w:val="nil"/>
            </w:tcBorders>
            <w:shd w:val="clear" w:color="000000" w:fill="FFFFFF"/>
            <w:noWrap/>
            <w:hideMark/>
          </w:tcPr>
          <w:p w14:paraId="6D1AE38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69.63</w:t>
            </w:r>
          </w:p>
        </w:tc>
        <w:tc>
          <w:tcPr>
            <w:tcW w:w="990" w:type="dxa"/>
            <w:gridSpan w:val="2"/>
            <w:tcBorders>
              <w:top w:val="nil"/>
              <w:left w:val="nil"/>
              <w:bottom w:val="nil"/>
              <w:right w:val="nil"/>
            </w:tcBorders>
            <w:shd w:val="clear" w:color="000000" w:fill="FFFFFF"/>
            <w:noWrap/>
            <w:hideMark/>
          </w:tcPr>
          <w:p w14:paraId="3B988000"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544.2</w:t>
            </w:r>
          </w:p>
        </w:tc>
      </w:tr>
      <w:tr w:rsidR="0039161A" w:rsidRPr="00FA6CAC" w14:paraId="35286DAF"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35D7BAF9"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Antigua and Barbuda</w:t>
            </w:r>
          </w:p>
        </w:tc>
        <w:tc>
          <w:tcPr>
            <w:tcW w:w="990" w:type="dxa"/>
            <w:tcBorders>
              <w:top w:val="nil"/>
              <w:left w:val="nil"/>
              <w:bottom w:val="nil"/>
              <w:right w:val="nil"/>
            </w:tcBorders>
            <w:shd w:val="clear" w:color="000000" w:fill="FFFFFF"/>
            <w:noWrap/>
            <w:hideMark/>
          </w:tcPr>
          <w:p w14:paraId="302CA58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46.3</w:t>
            </w:r>
          </w:p>
        </w:tc>
        <w:tc>
          <w:tcPr>
            <w:tcW w:w="990" w:type="dxa"/>
            <w:tcBorders>
              <w:top w:val="nil"/>
              <w:left w:val="nil"/>
              <w:bottom w:val="nil"/>
              <w:right w:val="nil"/>
            </w:tcBorders>
            <w:shd w:val="clear" w:color="000000" w:fill="FFFFFF"/>
            <w:noWrap/>
            <w:hideMark/>
          </w:tcPr>
          <w:p w14:paraId="3BD6A899"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0.10</w:t>
            </w:r>
          </w:p>
        </w:tc>
        <w:tc>
          <w:tcPr>
            <w:tcW w:w="900" w:type="dxa"/>
            <w:tcBorders>
              <w:top w:val="nil"/>
              <w:left w:val="nil"/>
              <w:bottom w:val="nil"/>
              <w:right w:val="nil"/>
            </w:tcBorders>
            <w:shd w:val="clear" w:color="000000" w:fill="FFFFFF"/>
            <w:noWrap/>
            <w:hideMark/>
          </w:tcPr>
          <w:p w14:paraId="350EC1C9"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1.7</w:t>
            </w:r>
          </w:p>
        </w:tc>
        <w:tc>
          <w:tcPr>
            <w:tcW w:w="360" w:type="dxa"/>
            <w:gridSpan w:val="2"/>
            <w:tcBorders>
              <w:top w:val="nil"/>
              <w:left w:val="nil"/>
              <w:bottom w:val="nil"/>
              <w:right w:val="nil"/>
            </w:tcBorders>
            <w:shd w:val="clear" w:color="000000" w:fill="FFFFFF"/>
            <w:noWrap/>
            <w:vAlign w:val="bottom"/>
            <w:hideMark/>
          </w:tcPr>
          <w:p w14:paraId="122D0B72"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651CDC91"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Jordan</w:t>
            </w:r>
          </w:p>
        </w:tc>
        <w:tc>
          <w:tcPr>
            <w:tcW w:w="1080" w:type="dxa"/>
            <w:tcBorders>
              <w:top w:val="nil"/>
              <w:left w:val="nil"/>
              <w:bottom w:val="nil"/>
              <w:right w:val="nil"/>
            </w:tcBorders>
            <w:shd w:val="clear" w:color="000000" w:fill="FFFFFF"/>
            <w:noWrap/>
            <w:hideMark/>
          </w:tcPr>
          <w:p w14:paraId="1F46A3C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8.2</w:t>
            </w:r>
          </w:p>
        </w:tc>
        <w:tc>
          <w:tcPr>
            <w:tcW w:w="1080" w:type="dxa"/>
            <w:gridSpan w:val="3"/>
            <w:tcBorders>
              <w:top w:val="nil"/>
              <w:left w:val="nil"/>
              <w:bottom w:val="nil"/>
              <w:right w:val="nil"/>
            </w:tcBorders>
            <w:shd w:val="clear" w:color="000000" w:fill="FFFFFF"/>
            <w:noWrap/>
            <w:hideMark/>
          </w:tcPr>
          <w:p w14:paraId="7406FCB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10.07</w:t>
            </w:r>
          </w:p>
        </w:tc>
        <w:tc>
          <w:tcPr>
            <w:tcW w:w="990" w:type="dxa"/>
            <w:gridSpan w:val="2"/>
            <w:tcBorders>
              <w:top w:val="nil"/>
              <w:left w:val="nil"/>
              <w:bottom w:val="nil"/>
              <w:right w:val="nil"/>
            </w:tcBorders>
            <w:shd w:val="clear" w:color="000000" w:fill="FFFFFF"/>
            <w:noWrap/>
            <w:hideMark/>
          </w:tcPr>
          <w:p w14:paraId="4B19BB0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44.6</w:t>
            </w:r>
          </w:p>
        </w:tc>
      </w:tr>
      <w:tr w:rsidR="0039161A" w:rsidRPr="00FA6CAC" w14:paraId="29CF40AF"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6B049542"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St. Lucia</w:t>
            </w:r>
          </w:p>
        </w:tc>
        <w:tc>
          <w:tcPr>
            <w:tcW w:w="990" w:type="dxa"/>
            <w:tcBorders>
              <w:top w:val="nil"/>
              <w:left w:val="nil"/>
              <w:bottom w:val="nil"/>
              <w:right w:val="nil"/>
            </w:tcBorders>
            <w:shd w:val="clear" w:color="000000" w:fill="FFFFFF"/>
            <w:noWrap/>
            <w:hideMark/>
          </w:tcPr>
          <w:p w14:paraId="29DEF82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42.7</w:t>
            </w:r>
          </w:p>
        </w:tc>
        <w:tc>
          <w:tcPr>
            <w:tcW w:w="990" w:type="dxa"/>
            <w:tcBorders>
              <w:top w:val="nil"/>
              <w:left w:val="nil"/>
              <w:bottom w:val="nil"/>
              <w:right w:val="nil"/>
            </w:tcBorders>
            <w:shd w:val="clear" w:color="000000" w:fill="FFFFFF"/>
            <w:noWrap/>
            <w:hideMark/>
          </w:tcPr>
          <w:p w14:paraId="69E25DF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0.18</w:t>
            </w:r>
          </w:p>
        </w:tc>
        <w:tc>
          <w:tcPr>
            <w:tcW w:w="900" w:type="dxa"/>
            <w:tcBorders>
              <w:top w:val="nil"/>
              <w:left w:val="nil"/>
              <w:bottom w:val="nil"/>
              <w:right w:val="nil"/>
            </w:tcBorders>
            <w:shd w:val="clear" w:color="000000" w:fill="FFFFFF"/>
            <w:noWrap/>
            <w:hideMark/>
          </w:tcPr>
          <w:p w14:paraId="2C3B7AE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2.1</w:t>
            </w:r>
          </w:p>
        </w:tc>
        <w:tc>
          <w:tcPr>
            <w:tcW w:w="360" w:type="dxa"/>
            <w:gridSpan w:val="2"/>
            <w:tcBorders>
              <w:top w:val="nil"/>
              <w:left w:val="nil"/>
              <w:bottom w:val="nil"/>
              <w:right w:val="nil"/>
            </w:tcBorders>
            <w:shd w:val="clear" w:color="000000" w:fill="FFFFFF"/>
            <w:noWrap/>
            <w:vAlign w:val="bottom"/>
            <w:hideMark/>
          </w:tcPr>
          <w:p w14:paraId="00E62C1D"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1936F941"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Mauritius</w:t>
            </w:r>
          </w:p>
        </w:tc>
        <w:tc>
          <w:tcPr>
            <w:tcW w:w="1080" w:type="dxa"/>
            <w:tcBorders>
              <w:top w:val="nil"/>
              <w:left w:val="nil"/>
              <w:bottom w:val="nil"/>
              <w:right w:val="nil"/>
            </w:tcBorders>
            <w:shd w:val="clear" w:color="000000" w:fill="FFFFFF"/>
            <w:noWrap/>
            <w:hideMark/>
          </w:tcPr>
          <w:p w14:paraId="6D04E63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8.2</w:t>
            </w:r>
          </w:p>
        </w:tc>
        <w:tc>
          <w:tcPr>
            <w:tcW w:w="1080" w:type="dxa"/>
            <w:gridSpan w:val="3"/>
            <w:tcBorders>
              <w:top w:val="nil"/>
              <w:left w:val="nil"/>
              <w:bottom w:val="nil"/>
              <w:right w:val="nil"/>
            </w:tcBorders>
            <w:shd w:val="clear" w:color="000000" w:fill="FFFFFF"/>
            <w:noWrap/>
            <w:hideMark/>
          </w:tcPr>
          <w:p w14:paraId="70019D4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1.27</w:t>
            </w:r>
          </w:p>
        </w:tc>
        <w:tc>
          <w:tcPr>
            <w:tcW w:w="990" w:type="dxa"/>
            <w:gridSpan w:val="2"/>
            <w:tcBorders>
              <w:top w:val="nil"/>
              <w:left w:val="nil"/>
              <w:bottom w:val="nil"/>
              <w:right w:val="nil"/>
            </w:tcBorders>
            <w:shd w:val="clear" w:color="000000" w:fill="FFFFFF"/>
            <w:noWrap/>
            <w:hideMark/>
          </w:tcPr>
          <w:p w14:paraId="08FB3FE7"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14.0</w:t>
            </w:r>
          </w:p>
        </w:tc>
      </w:tr>
      <w:tr w:rsidR="0039161A" w:rsidRPr="00FA6CAC" w14:paraId="1D38AC46"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0EF14328"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Grenada</w:t>
            </w:r>
          </w:p>
        </w:tc>
        <w:tc>
          <w:tcPr>
            <w:tcW w:w="990" w:type="dxa"/>
            <w:tcBorders>
              <w:top w:val="nil"/>
              <w:left w:val="nil"/>
              <w:bottom w:val="nil"/>
              <w:right w:val="nil"/>
            </w:tcBorders>
            <w:shd w:val="clear" w:color="000000" w:fill="FFFFFF"/>
            <w:noWrap/>
            <w:hideMark/>
          </w:tcPr>
          <w:p w14:paraId="58AA173E"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40.9</w:t>
            </w:r>
          </w:p>
        </w:tc>
        <w:tc>
          <w:tcPr>
            <w:tcW w:w="990" w:type="dxa"/>
            <w:tcBorders>
              <w:top w:val="nil"/>
              <w:left w:val="nil"/>
              <w:bottom w:val="nil"/>
              <w:right w:val="nil"/>
            </w:tcBorders>
            <w:shd w:val="clear" w:color="000000" w:fill="FFFFFF"/>
            <w:noWrap/>
            <w:hideMark/>
          </w:tcPr>
          <w:p w14:paraId="104A8AD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0.11</w:t>
            </w:r>
          </w:p>
        </w:tc>
        <w:tc>
          <w:tcPr>
            <w:tcW w:w="900" w:type="dxa"/>
            <w:tcBorders>
              <w:top w:val="nil"/>
              <w:left w:val="nil"/>
              <w:bottom w:val="nil"/>
              <w:right w:val="nil"/>
            </w:tcBorders>
            <w:shd w:val="clear" w:color="000000" w:fill="FFFFFF"/>
            <w:noWrap/>
            <w:hideMark/>
          </w:tcPr>
          <w:p w14:paraId="16BCB0A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1.2</w:t>
            </w:r>
          </w:p>
        </w:tc>
        <w:tc>
          <w:tcPr>
            <w:tcW w:w="360" w:type="dxa"/>
            <w:gridSpan w:val="2"/>
            <w:tcBorders>
              <w:top w:val="nil"/>
              <w:left w:val="nil"/>
              <w:bottom w:val="nil"/>
              <w:right w:val="nil"/>
            </w:tcBorders>
            <w:shd w:val="clear" w:color="000000" w:fill="FFFFFF"/>
            <w:noWrap/>
            <w:vAlign w:val="bottom"/>
            <w:hideMark/>
          </w:tcPr>
          <w:p w14:paraId="5FD27F2A"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29654F71"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Dominican Rep.</w:t>
            </w:r>
          </w:p>
        </w:tc>
        <w:tc>
          <w:tcPr>
            <w:tcW w:w="1080" w:type="dxa"/>
            <w:tcBorders>
              <w:top w:val="nil"/>
              <w:left w:val="nil"/>
              <w:bottom w:val="nil"/>
              <w:right w:val="nil"/>
            </w:tcBorders>
            <w:shd w:val="clear" w:color="000000" w:fill="FFFFFF"/>
            <w:noWrap/>
            <w:hideMark/>
          </w:tcPr>
          <w:p w14:paraId="2EA56C1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8.1</w:t>
            </w:r>
          </w:p>
        </w:tc>
        <w:tc>
          <w:tcPr>
            <w:tcW w:w="1080" w:type="dxa"/>
            <w:gridSpan w:val="3"/>
            <w:tcBorders>
              <w:top w:val="nil"/>
              <w:left w:val="nil"/>
              <w:bottom w:val="nil"/>
              <w:right w:val="nil"/>
            </w:tcBorders>
            <w:shd w:val="clear" w:color="000000" w:fill="FFFFFF"/>
            <w:noWrap/>
            <w:hideMark/>
          </w:tcPr>
          <w:p w14:paraId="1B3026CA"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10.36</w:t>
            </w:r>
          </w:p>
        </w:tc>
        <w:tc>
          <w:tcPr>
            <w:tcW w:w="990" w:type="dxa"/>
            <w:gridSpan w:val="2"/>
            <w:tcBorders>
              <w:top w:val="nil"/>
              <w:left w:val="nil"/>
              <w:bottom w:val="nil"/>
              <w:right w:val="nil"/>
            </w:tcBorders>
            <w:shd w:val="clear" w:color="000000" w:fill="FFFFFF"/>
            <w:noWrap/>
            <w:hideMark/>
          </w:tcPr>
          <w:p w14:paraId="214CDFF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89.0</w:t>
            </w:r>
          </w:p>
        </w:tc>
      </w:tr>
      <w:tr w:rsidR="0039161A" w:rsidRPr="00FA6CAC" w14:paraId="78CFCCAB"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2235ACFC"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Palau, Rep. of</w:t>
            </w:r>
          </w:p>
        </w:tc>
        <w:tc>
          <w:tcPr>
            <w:tcW w:w="990" w:type="dxa"/>
            <w:tcBorders>
              <w:top w:val="nil"/>
              <w:left w:val="nil"/>
              <w:bottom w:val="nil"/>
              <w:right w:val="nil"/>
            </w:tcBorders>
            <w:shd w:val="clear" w:color="000000" w:fill="FFFFFF"/>
            <w:noWrap/>
            <w:hideMark/>
          </w:tcPr>
          <w:p w14:paraId="0039F1D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37.8</w:t>
            </w:r>
          </w:p>
        </w:tc>
        <w:tc>
          <w:tcPr>
            <w:tcW w:w="990" w:type="dxa"/>
            <w:tcBorders>
              <w:top w:val="nil"/>
              <w:left w:val="nil"/>
              <w:bottom w:val="nil"/>
              <w:right w:val="nil"/>
            </w:tcBorders>
            <w:shd w:val="clear" w:color="000000" w:fill="FFFFFF"/>
            <w:noWrap/>
            <w:hideMark/>
          </w:tcPr>
          <w:p w14:paraId="49FF00E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0.02</w:t>
            </w:r>
          </w:p>
        </w:tc>
        <w:tc>
          <w:tcPr>
            <w:tcW w:w="900" w:type="dxa"/>
            <w:tcBorders>
              <w:top w:val="nil"/>
              <w:left w:val="nil"/>
              <w:bottom w:val="nil"/>
              <w:right w:val="nil"/>
            </w:tcBorders>
            <w:shd w:val="clear" w:color="000000" w:fill="FFFFFF"/>
            <w:noWrap/>
            <w:hideMark/>
          </w:tcPr>
          <w:p w14:paraId="56D32C5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0.3</w:t>
            </w:r>
          </w:p>
        </w:tc>
        <w:tc>
          <w:tcPr>
            <w:tcW w:w="360" w:type="dxa"/>
            <w:gridSpan w:val="2"/>
            <w:tcBorders>
              <w:top w:val="nil"/>
              <w:left w:val="nil"/>
              <w:bottom w:val="nil"/>
              <w:right w:val="nil"/>
            </w:tcBorders>
            <w:shd w:val="clear" w:color="000000" w:fill="FFFFFF"/>
            <w:noWrap/>
            <w:vAlign w:val="bottom"/>
            <w:hideMark/>
          </w:tcPr>
          <w:p w14:paraId="7E58B5DB"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2C4591DD"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Cyprus</w:t>
            </w:r>
          </w:p>
        </w:tc>
        <w:tc>
          <w:tcPr>
            <w:tcW w:w="1080" w:type="dxa"/>
            <w:tcBorders>
              <w:top w:val="nil"/>
              <w:left w:val="nil"/>
              <w:bottom w:val="nil"/>
              <w:right w:val="nil"/>
            </w:tcBorders>
            <w:shd w:val="clear" w:color="000000" w:fill="FFFFFF"/>
            <w:noWrap/>
            <w:hideMark/>
          </w:tcPr>
          <w:p w14:paraId="03F9962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7.6</w:t>
            </w:r>
          </w:p>
        </w:tc>
        <w:tc>
          <w:tcPr>
            <w:tcW w:w="1080" w:type="dxa"/>
            <w:gridSpan w:val="3"/>
            <w:tcBorders>
              <w:top w:val="nil"/>
              <w:left w:val="nil"/>
              <w:bottom w:val="nil"/>
              <w:right w:val="nil"/>
            </w:tcBorders>
            <w:shd w:val="clear" w:color="000000" w:fill="FFFFFF"/>
            <w:noWrap/>
            <w:hideMark/>
          </w:tcPr>
          <w:p w14:paraId="1901A82A"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0.88</w:t>
            </w:r>
          </w:p>
        </w:tc>
        <w:tc>
          <w:tcPr>
            <w:tcW w:w="990" w:type="dxa"/>
            <w:gridSpan w:val="2"/>
            <w:tcBorders>
              <w:top w:val="nil"/>
              <w:left w:val="nil"/>
              <w:bottom w:val="nil"/>
              <w:right w:val="nil"/>
            </w:tcBorders>
            <w:shd w:val="clear" w:color="000000" w:fill="FFFFFF"/>
            <w:noWrap/>
            <w:hideMark/>
          </w:tcPr>
          <w:p w14:paraId="6F9D18D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25.0</w:t>
            </w:r>
          </w:p>
        </w:tc>
      </w:tr>
      <w:tr w:rsidR="0039161A" w:rsidRPr="00FA6CAC" w14:paraId="4D561908"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56EBBC06"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St. Kitts and Nevis</w:t>
            </w:r>
          </w:p>
        </w:tc>
        <w:tc>
          <w:tcPr>
            <w:tcW w:w="990" w:type="dxa"/>
            <w:tcBorders>
              <w:top w:val="nil"/>
              <w:left w:val="nil"/>
              <w:bottom w:val="nil"/>
              <w:right w:val="nil"/>
            </w:tcBorders>
            <w:shd w:val="clear" w:color="000000" w:fill="FFFFFF"/>
            <w:noWrap/>
            <w:hideMark/>
          </w:tcPr>
          <w:p w14:paraId="2C990E6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29.2</w:t>
            </w:r>
          </w:p>
        </w:tc>
        <w:tc>
          <w:tcPr>
            <w:tcW w:w="990" w:type="dxa"/>
            <w:tcBorders>
              <w:top w:val="nil"/>
              <w:left w:val="nil"/>
              <w:bottom w:val="nil"/>
              <w:right w:val="nil"/>
            </w:tcBorders>
            <w:shd w:val="clear" w:color="000000" w:fill="FFFFFF"/>
            <w:noWrap/>
            <w:hideMark/>
          </w:tcPr>
          <w:p w14:paraId="06CAE95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0.06</w:t>
            </w:r>
          </w:p>
        </w:tc>
        <w:tc>
          <w:tcPr>
            <w:tcW w:w="900" w:type="dxa"/>
            <w:tcBorders>
              <w:top w:val="nil"/>
              <w:left w:val="nil"/>
              <w:bottom w:val="nil"/>
              <w:right w:val="nil"/>
            </w:tcBorders>
            <w:shd w:val="clear" w:color="000000" w:fill="FFFFFF"/>
            <w:noWrap/>
            <w:hideMark/>
          </w:tcPr>
          <w:p w14:paraId="3166EA4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1.2</w:t>
            </w:r>
          </w:p>
        </w:tc>
        <w:tc>
          <w:tcPr>
            <w:tcW w:w="360" w:type="dxa"/>
            <w:gridSpan w:val="2"/>
            <w:tcBorders>
              <w:top w:val="nil"/>
              <w:left w:val="nil"/>
              <w:bottom w:val="nil"/>
              <w:right w:val="nil"/>
            </w:tcBorders>
            <w:shd w:val="clear" w:color="000000" w:fill="FFFFFF"/>
            <w:noWrap/>
            <w:vAlign w:val="bottom"/>
            <w:hideMark/>
          </w:tcPr>
          <w:p w14:paraId="5437662F"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6C580D96"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Greece</w:t>
            </w:r>
          </w:p>
        </w:tc>
        <w:tc>
          <w:tcPr>
            <w:tcW w:w="1080" w:type="dxa"/>
            <w:tcBorders>
              <w:top w:val="nil"/>
              <w:left w:val="nil"/>
              <w:bottom w:val="nil"/>
              <w:right w:val="nil"/>
            </w:tcBorders>
            <w:shd w:val="clear" w:color="000000" w:fill="FFFFFF"/>
            <w:noWrap/>
            <w:hideMark/>
          </w:tcPr>
          <w:p w14:paraId="090E1EA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7.3</w:t>
            </w:r>
          </w:p>
        </w:tc>
        <w:tc>
          <w:tcPr>
            <w:tcW w:w="1080" w:type="dxa"/>
            <w:gridSpan w:val="3"/>
            <w:tcBorders>
              <w:top w:val="nil"/>
              <w:left w:val="nil"/>
              <w:bottom w:val="nil"/>
              <w:right w:val="nil"/>
            </w:tcBorders>
            <w:shd w:val="clear" w:color="000000" w:fill="FFFFFF"/>
            <w:noWrap/>
            <w:hideMark/>
          </w:tcPr>
          <w:p w14:paraId="7DBA49D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10.73</w:t>
            </w:r>
          </w:p>
        </w:tc>
        <w:tc>
          <w:tcPr>
            <w:tcW w:w="990" w:type="dxa"/>
            <w:gridSpan w:val="2"/>
            <w:tcBorders>
              <w:top w:val="nil"/>
              <w:left w:val="nil"/>
              <w:bottom w:val="nil"/>
              <w:right w:val="nil"/>
            </w:tcBorders>
            <w:shd w:val="clear" w:color="000000" w:fill="FFFFFF"/>
            <w:noWrap/>
            <w:hideMark/>
          </w:tcPr>
          <w:p w14:paraId="6EAF121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205.3</w:t>
            </w:r>
          </w:p>
        </w:tc>
      </w:tr>
      <w:tr w:rsidR="0039161A" w:rsidRPr="00FA6CAC" w14:paraId="5761A23D"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7B0B1A8D"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Seychelles</w:t>
            </w:r>
          </w:p>
        </w:tc>
        <w:tc>
          <w:tcPr>
            <w:tcW w:w="990" w:type="dxa"/>
            <w:tcBorders>
              <w:top w:val="nil"/>
              <w:left w:val="nil"/>
              <w:bottom w:val="nil"/>
              <w:right w:val="nil"/>
            </w:tcBorders>
            <w:shd w:val="clear" w:color="000000" w:fill="FFFFFF"/>
            <w:noWrap/>
            <w:hideMark/>
          </w:tcPr>
          <w:p w14:paraId="74067A79"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28.8</w:t>
            </w:r>
          </w:p>
        </w:tc>
        <w:tc>
          <w:tcPr>
            <w:tcW w:w="990" w:type="dxa"/>
            <w:tcBorders>
              <w:top w:val="nil"/>
              <w:left w:val="nil"/>
              <w:bottom w:val="nil"/>
              <w:right w:val="nil"/>
            </w:tcBorders>
            <w:shd w:val="clear" w:color="000000" w:fill="FFFFFF"/>
            <w:noWrap/>
            <w:hideMark/>
          </w:tcPr>
          <w:p w14:paraId="3795597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0.10</w:t>
            </w:r>
          </w:p>
        </w:tc>
        <w:tc>
          <w:tcPr>
            <w:tcW w:w="900" w:type="dxa"/>
            <w:tcBorders>
              <w:top w:val="nil"/>
              <w:left w:val="nil"/>
              <w:bottom w:val="nil"/>
              <w:right w:val="nil"/>
            </w:tcBorders>
            <w:shd w:val="clear" w:color="000000" w:fill="FFFFFF"/>
            <w:noWrap/>
            <w:hideMark/>
          </w:tcPr>
          <w:p w14:paraId="7796C8AE"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1.6</w:t>
            </w:r>
          </w:p>
        </w:tc>
        <w:tc>
          <w:tcPr>
            <w:tcW w:w="360" w:type="dxa"/>
            <w:gridSpan w:val="2"/>
            <w:tcBorders>
              <w:top w:val="nil"/>
              <w:left w:val="nil"/>
              <w:bottom w:val="nil"/>
              <w:right w:val="nil"/>
            </w:tcBorders>
            <w:shd w:val="clear" w:color="000000" w:fill="FFFFFF"/>
            <w:noWrap/>
            <w:vAlign w:val="bottom"/>
            <w:hideMark/>
          </w:tcPr>
          <w:p w14:paraId="6E9DA4DB"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30CA6A42"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Portugal</w:t>
            </w:r>
          </w:p>
        </w:tc>
        <w:tc>
          <w:tcPr>
            <w:tcW w:w="1080" w:type="dxa"/>
            <w:tcBorders>
              <w:top w:val="nil"/>
              <w:left w:val="nil"/>
              <w:bottom w:val="nil"/>
              <w:right w:val="nil"/>
            </w:tcBorders>
            <w:shd w:val="clear" w:color="000000" w:fill="FFFFFF"/>
            <w:noWrap/>
            <w:hideMark/>
          </w:tcPr>
          <w:p w14:paraId="605B33D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5.5</w:t>
            </w:r>
          </w:p>
        </w:tc>
        <w:tc>
          <w:tcPr>
            <w:tcW w:w="1080" w:type="dxa"/>
            <w:gridSpan w:val="3"/>
            <w:tcBorders>
              <w:top w:val="nil"/>
              <w:left w:val="nil"/>
              <w:bottom w:val="nil"/>
              <w:right w:val="nil"/>
            </w:tcBorders>
            <w:shd w:val="clear" w:color="000000" w:fill="FFFFFF"/>
            <w:noWrap/>
            <w:hideMark/>
          </w:tcPr>
          <w:p w14:paraId="25E01B4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10.29</w:t>
            </w:r>
          </w:p>
        </w:tc>
        <w:tc>
          <w:tcPr>
            <w:tcW w:w="990" w:type="dxa"/>
            <w:gridSpan w:val="2"/>
            <w:tcBorders>
              <w:top w:val="nil"/>
              <w:left w:val="nil"/>
              <w:bottom w:val="nil"/>
              <w:right w:val="nil"/>
            </w:tcBorders>
            <w:shd w:val="clear" w:color="000000" w:fill="FFFFFF"/>
            <w:noWrap/>
            <w:hideMark/>
          </w:tcPr>
          <w:p w14:paraId="2183C67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239.5</w:t>
            </w:r>
          </w:p>
        </w:tc>
      </w:tr>
      <w:tr w:rsidR="0039161A" w:rsidRPr="00FA6CAC" w14:paraId="0D4BCAA6"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5799E449"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Vanuatu</w:t>
            </w:r>
          </w:p>
        </w:tc>
        <w:tc>
          <w:tcPr>
            <w:tcW w:w="990" w:type="dxa"/>
            <w:tcBorders>
              <w:top w:val="nil"/>
              <w:left w:val="nil"/>
              <w:bottom w:val="nil"/>
              <w:right w:val="nil"/>
            </w:tcBorders>
            <w:shd w:val="clear" w:color="000000" w:fill="FFFFFF"/>
            <w:noWrap/>
            <w:hideMark/>
          </w:tcPr>
          <w:p w14:paraId="45D7B47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28.0</w:t>
            </w:r>
          </w:p>
        </w:tc>
        <w:tc>
          <w:tcPr>
            <w:tcW w:w="990" w:type="dxa"/>
            <w:tcBorders>
              <w:top w:val="nil"/>
              <w:left w:val="nil"/>
              <w:bottom w:val="nil"/>
              <w:right w:val="nil"/>
            </w:tcBorders>
            <w:shd w:val="clear" w:color="000000" w:fill="FFFFFF"/>
            <w:noWrap/>
            <w:hideMark/>
          </w:tcPr>
          <w:p w14:paraId="7F32FAF0"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0.29</w:t>
            </w:r>
          </w:p>
        </w:tc>
        <w:tc>
          <w:tcPr>
            <w:tcW w:w="900" w:type="dxa"/>
            <w:tcBorders>
              <w:top w:val="nil"/>
              <w:left w:val="nil"/>
              <w:bottom w:val="nil"/>
              <w:right w:val="nil"/>
            </w:tcBorders>
            <w:shd w:val="clear" w:color="000000" w:fill="FFFFFF"/>
            <w:noWrap/>
            <w:hideMark/>
          </w:tcPr>
          <w:p w14:paraId="61D1D4DA"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0.9</w:t>
            </w:r>
          </w:p>
        </w:tc>
        <w:tc>
          <w:tcPr>
            <w:tcW w:w="360" w:type="dxa"/>
            <w:gridSpan w:val="2"/>
            <w:tcBorders>
              <w:top w:val="nil"/>
              <w:left w:val="nil"/>
              <w:bottom w:val="nil"/>
              <w:right w:val="nil"/>
            </w:tcBorders>
            <w:shd w:val="clear" w:color="000000" w:fill="FFFFFF"/>
            <w:noWrap/>
            <w:vAlign w:val="bottom"/>
            <w:hideMark/>
          </w:tcPr>
          <w:p w14:paraId="49DF9F36"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22EBC9AA"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Panama</w:t>
            </w:r>
          </w:p>
        </w:tc>
        <w:tc>
          <w:tcPr>
            <w:tcW w:w="1080" w:type="dxa"/>
            <w:tcBorders>
              <w:top w:val="nil"/>
              <w:left w:val="nil"/>
              <w:bottom w:val="nil"/>
              <w:right w:val="nil"/>
            </w:tcBorders>
            <w:shd w:val="clear" w:color="000000" w:fill="FFFFFF"/>
            <w:noWrap/>
            <w:hideMark/>
          </w:tcPr>
          <w:p w14:paraId="4AA4399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5.3</w:t>
            </w:r>
          </w:p>
        </w:tc>
        <w:tc>
          <w:tcPr>
            <w:tcW w:w="1080" w:type="dxa"/>
            <w:gridSpan w:val="3"/>
            <w:tcBorders>
              <w:top w:val="nil"/>
              <w:left w:val="nil"/>
              <w:bottom w:val="nil"/>
              <w:right w:val="nil"/>
            </w:tcBorders>
            <w:shd w:val="clear" w:color="000000" w:fill="FFFFFF"/>
            <w:noWrap/>
            <w:hideMark/>
          </w:tcPr>
          <w:p w14:paraId="1941ACC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4.22</w:t>
            </w:r>
          </w:p>
        </w:tc>
        <w:tc>
          <w:tcPr>
            <w:tcW w:w="990" w:type="dxa"/>
            <w:gridSpan w:val="2"/>
            <w:tcBorders>
              <w:top w:val="nil"/>
              <w:left w:val="nil"/>
              <w:bottom w:val="nil"/>
              <w:right w:val="nil"/>
            </w:tcBorders>
            <w:shd w:val="clear" w:color="000000" w:fill="FFFFFF"/>
            <w:noWrap/>
            <w:hideMark/>
          </w:tcPr>
          <w:p w14:paraId="078ED34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66.8</w:t>
            </w:r>
          </w:p>
        </w:tc>
      </w:tr>
      <w:tr w:rsidR="0039161A" w:rsidRPr="00FA6CAC" w14:paraId="3DEF86E8"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2FA9E7D8" w14:textId="714CC384"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 xml:space="preserve">St. Vincent and the </w:t>
            </w:r>
            <w:r w:rsidR="00FB69E6">
              <w:rPr>
                <w:rFonts w:ascii="Arial" w:eastAsia="Times New Roman" w:hAnsi="Arial" w:cs="Arial"/>
                <w:sz w:val="16"/>
                <w:szCs w:val="16"/>
              </w:rPr>
              <w:t>Gr.</w:t>
            </w:r>
          </w:p>
        </w:tc>
        <w:tc>
          <w:tcPr>
            <w:tcW w:w="990" w:type="dxa"/>
            <w:tcBorders>
              <w:top w:val="nil"/>
              <w:left w:val="nil"/>
              <w:bottom w:val="nil"/>
              <w:right w:val="nil"/>
            </w:tcBorders>
            <w:shd w:val="clear" w:color="000000" w:fill="FFFFFF"/>
            <w:noWrap/>
            <w:hideMark/>
          </w:tcPr>
          <w:p w14:paraId="24302362"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25.0</w:t>
            </w:r>
          </w:p>
        </w:tc>
        <w:tc>
          <w:tcPr>
            <w:tcW w:w="990" w:type="dxa"/>
            <w:tcBorders>
              <w:top w:val="nil"/>
              <w:left w:val="nil"/>
              <w:bottom w:val="nil"/>
              <w:right w:val="nil"/>
            </w:tcBorders>
            <w:shd w:val="clear" w:color="000000" w:fill="FFFFFF"/>
            <w:noWrap/>
            <w:hideMark/>
          </w:tcPr>
          <w:p w14:paraId="65CA3F3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0.11</w:t>
            </w:r>
          </w:p>
        </w:tc>
        <w:tc>
          <w:tcPr>
            <w:tcW w:w="900" w:type="dxa"/>
            <w:tcBorders>
              <w:top w:val="nil"/>
              <w:left w:val="nil"/>
              <w:bottom w:val="nil"/>
              <w:right w:val="nil"/>
            </w:tcBorders>
            <w:shd w:val="clear" w:color="000000" w:fill="FFFFFF"/>
            <w:noWrap/>
            <w:hideMark/>
          </w:tcPr>
          <w:p w14:paraId="1AE902C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0.8</w:t>
            </w:r>
          </w:p>
        </w:tc>
        <w:tc>
          <w:tcPr>
            <w:tcW w:w="360" w:type="dxa"/>
            <w:gridSpan w:val="2"/>
            <w:tcBorders>
              <w:top w:val="nil"/>
              <w:left w:val="nil"/>
              <w:bottom w:val="nil"/>
              <w:right w:val="nil"/>
            </w:tcBorders>
            <w:shd w:val="clear" w:color="000000" w:fill="FFFFFF"/>
            <w:noWrap/>
            <w:vAlign w:val="bottom"/>
            <w:hideMark/>
          </w:tcPr>
          <w:p w14:paraId="781CF458"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09D6C291"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Bahrain, Kingdom of</w:t>
            </w:r>
          </w:p>
        </w:tc>
        <w:tc>
          <w:tcPr>
            <w:tcW w:w="1080" w:type="dxa"/>
            <w:tcBorders>
              <w:top w:val="nil"/>
              <w:left w:val="nil"/>
              <w:bottom w:val="nil"/>
              <w:right w:val="nil"/>
            </w:tcBorders>
            <w:shd w:val="clear" w:color="000000" w:fill="FFFFFF"/>
            <w:noWrap/>
            <w:hideMark/>
          </w:tcPr>
          <w:p w14:paraId="0EF2EC0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5.2</w:t>
            </w:r>
          </w:p>
        </w:tc>
        <w:tc>
          <w:tcPr>
            <w:tcW w:w="1080" w:type="dxa"/>
            <w:gridSpan w:val="3"/>
            <w:tcBorders>
              <w:top w:val="nil"/>
              <w:left w:val="nil"/>
              <w:bottom w:val="nil"/>
              <w:right w:val="nil"/>
            </w:tcBorders>
            <w:shd w:val="clear" w:color="000000" w:fill="FFFFFF"/>
            <w:noWrap/>
            <w:hideMark/>
          </w:tcPr>
          <w:p w14:paraId="18566B1E"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1.48</w:t>
            </w:r>
          </w:p>
        </w:tc>
        <w:tc>
          <w:tcPr>
            <w:tcW w:w="990" w:type="dxa"/>
            <w:gridSpan w:val="2"/>
            <w:tcBorders>
              <w:top w:val="nil"/>
              <w:left w:val="nil"/>
              <w:bottom w:val="nil"/>
              <w:right w:val="nil"/>
            </w:tcBorders>
            <w:shd w:val="clear" w:color="000000" w:fill="FFFFFF"/>
            <w:noWrap/>
            <w:hideMark/>
          </w:tcPr>
          <w:p w14:paraId="465820C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38.5</w:t>
            </w:r>
          </w:p>
        </w:tc>
      </w:tr>
      <w:tr w:rsidR="0039161A" w:rsidRPr="00FA6CAC" w14:paraId="3C8925BD"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291746BA"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Dominica</w:t>
            </w:r>
          </w:p>
        </w:tc>
        <w:tc>
          <w:tcPr>
            <w:tcW w:w="990" w:type="dxa"/>
            <w:tcBorders>
              <w:top w:val="nil"/>
              <w:left w:val="nil"/>
              <w:bottom w:val="nil"/>
              <w:right w:val="nil"/>
            </w:tcBorders>
            <w:shd w:val="clear" w:color="000000" w:fill="FFFFFF"/>
            <w:noWrap/>
            <w:hideMark/>
          </w:tcPr>
          <w:p w14:paraId="7D011C3E"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24.2</w:t>
            </w:r>
          </w:p>
        </w:tc>
        <w:tc>
          <w:tcPr>
            <w:tcW w:w="990" w:type="dxa"/>
            <w:tcBorders>
              <w:top w:val="nil"/>
              <w:left w:val="nil"/>
              <w:bottom w:val="nil"/>
              <w:right w:val="nil"/>
            </w:tcBorders>
            <w:shd w:val="clear" w:color="000000" w:fill="FFFFFF"/>
            <w:noWrap/>
            <w:hideMark/>
          </w:tcPr>
          <w:p w14:paraId="2EA56C1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0.08</w:t>
            </w:r>
          </w:p>
        </w:tc>
        <w:tc>
          <w:tcPr>
            <w:tcW w:w="900" w:type="dxa"/>
            <w:tcBorders>
              <w:top w:val="nil"/>
              <w:left w:val="nil"/>
              <w:bottom w:val="nil"/>
              <w:right w:val="nil"/>
            </w:tcBorders>
            <w:shd w:val="clear" w:color="000000" w:fill="FFFFFF"/>
            <w:noWrap/>
            <w:hideMark/>
          </w:tcPr>
          <w:p w14:paraId="1B3061A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0.6</w:t>
            </w:r>
          </w:p>
        </w:tc>
        <w:tc>
          <w:tcPr>
            <w:tcW w:w="360" w:type="dxa"/>
            <w:gridSpan w:val="2"/>
            <w:tcBorders>
              <w:top w:val="nil"/>
              <w:left w:val="nil"/>
              <w:bottom w:val="nil"/>
              <w:right w:val="nil"/>
            </w:tcBorders>
            <w:shd w:val="clear" w:color="000000" w:fill="FFFFFF"/>
            <w:noWrap/>
            <w:vAlign w:val="bottom"/>
            <w:hideMark/>
          </w:tcPr>
          <w:p w14:paraId="2A203A50"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3169CA55"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Iceland</w:t>
            </w:r>
          </w:p>
        </w:tc>
        <w:tc>
          <w:tcPr>
            <w:tcW w:w="1080" w:type="dxa"/>
            <w:tcBorders>
              <w:top w:val="nil"/>
              <w:left w:val="nil"/>
              <w:bottom w:val="nil"/>
              <w:right w:val="nil"/>
            </w:tcBorders>
            <w:shd w:val="clear" w:color="000000" w:fill="FFFFFF"/>
            <w:noWrap/>
            <w:hideMark/>
          </w:tcPr>
          <w:p w14:paraId="4283EC5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5.2</w:t>
            </w:r>
          </w:p>
        </w:tc>
        <w:tc>
          <w:tcPr>
            <w:tcW w:w="1080" w:type="dxa"/>
            <w:gridSpan w:val="3"/>
            <w:tcBorders>
              <w:top w:val="nil"/>
              <w:left w:val="nil"/>
              <w:bottom w:val="nil"/>
              <w:right w:val="nil"/>
            </w:tcBorders>
            <w:shd w:val="clear" w:color="000000" w:fill="FFFFFF"/>
            <w:noWrap/>
            <w:hideMark/>
          </w:tcPr>
          <w:p w14:paraId="5A0F31DA"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0.36</w:t>
            </w:r>
          </w:p>
        </w:tc>
        <w:tc>
          <w:tcPr>
            <w:tcW w:w="990" w:type="dxa"/>
            <w:gridSpan w:val="2"/>
            <w:tcBorders>
              <w:top w:val="nil"/>
              <w:left w:val="nil"/>
              <w:bottom w:val="nil"/>
              <w:right w:val="nil"/>
            </w:tcBorders>
            <w:shd w:val="clear" w:color="000000" w:fill="FFFFFF"/>
            <w:noWrap/>
            <w:hideMark/>
          </w:tcPr>
          <w:p w14:paraId="13F86D6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24.8</w:t>
            </w:r>
          </w:p>
        </w:tc>
      </w:tr>
      <w:tr w:rsidR="0039161A" w:rsidRPr="00FA6CAC" w14:paraId="19A36789"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74799508"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Bahamas, The</w:t>
            </w:r>
          </w:p>
        </w:tc>
        <w:tc>
          <w:tcPr>
            <w:tcW w:w="990" w:type="dxa"/>
            <w:tcBorders>
              <w:top w:val="nil"/>
              <w:left w:val="nil"/>
              <w:bottom w:val="nil"/>
              <w:right w:val="nil"/>
            </w:tcBorders>
            <w:shd w:val="clear" w:color="000000" w:fill="FFFFFF"/>
            <w:noWrap/>
            <w:hideMark/>
          </w:tcPr>
          <w:p w14:paraId="775737C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23.4</w:t>
            </w:r>
          </w:p>
        </w:tc>
        <w:tc>
          <w:tcPr>
            <w:tcW w:w="990" w:type="dxa"/>
            <w:tcBorders>
              <w:top w:val="nil"/>
              <w:left w:val="nil"/>
              <w:bottom w:val="nil"/>
              <w:right w:val="nil"/>
            </w:tcBorders>
            <w:shd w:val="clear" w:color="000000" w:fill="FFFFFF"/>
            <w:noWrap/>
            <w:hideMark/>
          </w:tcPr>
          <w:p w14:paraId="6803F8C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0.38</w:t>
            </w:r>
          </w:p>
        </w:tc>
        <w:tc>
          <w:tcPr>
            <w:tcW w:w="900" w:type="dxa"/>
            <w:tcBorders>
              <w:top w:val="nil"/>
              <w:left w:val="nil"/>
              <w:bottom w:val="nil"/>
              <w:right w:val="nil"/>
            </w:tcBorders>
            <w:shd w:val="clear" w:color="000000" w:fill="FFFFFF"/>
            <w:noWrap/>
            <w:hideMark/>
          </w:tcPr>
          <w:p w14:paraId="7B6CC821"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13.6</w:t>
            </w:r>
          </w:p>
        </w:tc>
        <w:tc>
          <w:tcPr>
            <w:tcW w:w="360" w:type="dxa"/>
            <w:gridSpan w:val="2"/>
            <w:tcBorders>
              <w:top w:val="nil"/>
              <w:left w:val="nil"/>
              <w:bottom w:val="nil"/>
              <w:right w:val="nil"/>
            </w:tcBorders>
            <w:shd w:val="clear" w:color="000000" w:fill="FFFFFF"/>
            <w:noWrap/>
            <w:vAlign w:val="bottom"/>
            <w:hideMark/>
          </w:tcPr>
          <w:p w14:paraId="17469D44"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0B0BF62C"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 </w:t>
            </w:r>
          </w:p>
        </w:tc>
        <w:tc>
          <w:tcPr>
            <w:tcW w:w="1080" w:type="dxa"/>
            <w:tcBorders>
              <w:top w:val="nil"/>
              <w:left w:val="nil"/>
              <w:bottom w:val="nil"/>
              <w:right w:val="nil"/>
            </w:tcBorders>
            <w:shd w:val="clear" w:color="000000" w:fill="FFFFFF"/>
            <w:noWrap/>
            <w:hideMark/>
          </w:tcPr>
          <w:p w14:paraId="64EFBFDD"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 </w:t>
            </w:r>
          </w:p>
        </w:tc>
        <w:tc>
          <w:tcPr>
            <w:tcW w:w="1080" w:type="dxa"/>
            <w:gridSpan w:val="3"/>
            <w:tcBorders>
              <w:top w:val="nil"/>
              <w:left w:val="nil"/>
              <w:bottom w:val="nil"/>
              <w:right w:val="nil"/>
            </w:tcBorders>
            <w:shd w:val="clear" w:color="000000" w:fill="FFFFFF"/>
            <w:noWrap/>
            <w:hideMark/>
          </w:tcPr>
          <w:p w14:paraId="5CA05EDF"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 </w:t>
            </w:r>
          </w:p>
        </w:tc>
        <w:tc>
          <w:tcPr>
            <w:tcW w:w="990" w:type="dxa"/>
            <w:gridSpan w:val="2"/>
            <w:tcBorders>
              <w:top w:val="nil"/>
              <w:left w:val="nil"/>
              <w:bottom w:val="nil"/>
              <w:right w:val="nil"/>
            </w:tcBorders>
            <w:shd w:val="clear" w:color="000000" w:fill="FFFFFF"/>
            <w:noWrap/>
            <w:hideMark/>
          </w:tcPr>
          <w:p w14:paraId="0F6465D5"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 </w:t>
            </w:r>
          </w:p>
        </w:tc>
      </w:tr>
      <w:tr w:rsidR="0039161A" w:rsidRPr="00FA6CAC" w14:paraId="127806E2"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2CC7AD5D"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Belize</w:t>
            </w:r>
          </w:p>
        </w:tc>
        <w:tc>
          <w:tcPr>
            <w:tcW w:w="990" w:type="dxa"/>
            <w:tcBorders>
              <w:top w:val="nil"/>
              <w:left w:val="nil"/>
              <w:bottom w:val="nil"/>
              <w:right w:val="nil"/>
            </w:tcBorders>
            <w:shd w:val="clear" w:color="000000" w:fill="FFFFFF"/>
            <w:noWrap/>
            <w:hideMark/>
          </w:tcPr>
          <w:p w14:paraId="0352A447"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21.0</w:t>
            </w:r>
          </w:p>
        </w:tc>
        <w:tc>
          <w:tcPr>
            <w:tcW w:w="990" w:type="dxa"/>
            <w:tcBorders>
              <w:top w:val="nil"/>
              <w:left w:val="nil"/>
              <w:bottom w:val="nil"/>
              <w:right w:val="nil"/>
            </w:tcBorders>
            <w:shd w:val="clear" w:color="000000" w:fill="FFFFFF"/>
            <w:noWrap/>
            <w:hideMark/>
          </w:tcPr>
          <w:p w14:paraId="1474E2F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0.41</w:t>
            </w:r>
          </w:p>
        </w:tc>
        <w:tc>
          <w:tcPr>
            <w:tcW w:w="900" w:type="dxa"/>
            <w:tcBorders>
              <w:top w:val="nil"/>
              <w:left w:val="nil"/>
              <w:bottom w:val="nil"/>
              <w:right w:val="nil"/>
            </w:tcBorders>
            <w:shd w:val="clear" w:color="000000" w:fill="FFFFFF"/>
            <w:noWrap/>
            <w:hideMark/>
          </w:tcPr>
          <w:p w14:paraId="6333761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w:t>
            </w:r>
          </w:p>
        </w:tc>
        <w:tc>
          <w:tcPr>
            <w:tcW w:w="360" w:type="dxa"/>
            <w:gridSpan w:val="2"/>
            <w:tcBorders>
              <w:top w:val="nil"/>
              <w:left w:val="nil"/>
              <w:bottom w:val="nil"/>
              <w:right w:val="nil"/>
            </w:tcBorders>
            <w:shd w:val="clear" w:color="000000" w:fill="FFFFFF"/>
            <w:noWrap/>
            <w:vAlign w:val="bottom"/>
            <w:hideMark/>
          </w:tcPr>
          <w:p w14:paraId="48466430"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4F7E6DBD"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mean</w:t>
            </w:r>
          </w:p>
        </w:tc>
        <w:tc>
          <w:tcPr>
            <w:tcW w:w="1080" w:type="dxa"/>
            <w:tcBorders>
              <w:top w:val="nil"/>
              <w:left w:val="nil"/>
              <w:bottom w:val="nil"/>
              <w:right w:val="nil"/>
            </w:tcBorders>
            <w:shd w:val="clear" w:color="000000" w:fill="FFFFFF"/>
            <w:noWrap/>
            <w:hideMark/>
          </w:tcPr>
          <w:p w14:paraId="4044BF81"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30.2</w:t>
            </w:r>
          </w:p>
        </w:tc>
        <w:tc>
          <w:tcPr>
            <w:tcW w:w="1080" w:type="dxa"/>
            <w:gridSpan w:val="3"/>
            <w:tcBorders>
              <w:top w:val="nil"/>
              <w:left w:val="nil"/>
              <w:bottom w:val="nil"/>
              <w:right w:val="nil"/>
            </w:tcBorders>
            <w:shd w:val="clear" w:color="000000" w:fill="FFFFFF"/>
            <w:noWrap/>
            <w:hideMark/>
          </w:tcPr>
          <w:p w14:paraId="28739B8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1.32</w:t>
            </w:r>
          </w:p>
        </w:tc>
        <w:tc>
          <w:tcPr>
            <w:tcW w:w="990" w:type="dxa"/>
            <w:gridSpan w:val="2"/>
            <w:tcBorders>
              <w:top w:val="nil"/>
              <w:left w:val="nil"/>
              <w:bottom w:val="nil"/>
              <w:right w:val="nil"/>
            </w:tcBorders>
            <w:shd w:val="clear" w:color="000000" w:fill="FFFFFF"/>
            <w:noWrap/>
            <w:hideMark/>
          </w:tcPr>
          <w:p w14:paraId="7622071E"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9.7</w:t>
            </w:r>
          </w:p>
        </w:tc>
      </w:tr>
      <w:tr w:rsidR="0039161A" w:rsidRPr="00FA6CAC" w14:paraId="24C6ED1E"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21ACBEAE"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Montenegro</w:t>
            </w:r>
          </w:p>
        </w:tc>
        <w:tc>
          <w:tcPr>
            <w:tcW w:w="990" w:type="dxa"/>
            <w:tcBorders>
              <w:top w:val="nil"/>
              <w:left w:val="nil"/>
              <w:bottom w:val="nil"/>
              <w:right w:val="nil"/>
            </w:tcBorders>
            <w:shd w:val="clear" w:color="000000" w:fill="FFFFFF"/>
            <w:noWrap/>
            <w:hideMark/>
          </w:tcPr>
          <w:p w14:paraId="7B1BE3F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20.5</w:t>
            </w:r>
          </w:p>
        </w:tc>
        <w:tc>
          <w:tcPr>
            <w:tcW w:w="990" w:type="dxa"/>
            <w:tcBorders>
              <w:top w:val="nil"/>
              <w:left w:val="nil"/>
              <w:bottom w:val="nil"/>
              <w:right w:val="nil"/>
            </w:tcBorders>
            <w:shd w:val="clear" w:color="000000" w:fill="FFFFFF"/>
            <w:noWrap/>
            <w:hideMark/>
          </w:tcPr>
          <w:p w14:paraId="7806456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0.62</w:t>
            </w:r>
          </w:p>
        </w:tc>
        <w:tc>
          <w:tcPr>
            <w:tcW w:w="900" w:type="dxa"/>
            <w:tcBorders>
              <w:top w:val="nil"/>
              <w:left w:val="nil"/>
              <w:bottom w:val="nil"/>
              <w:right w:val="nil"/>
            </w:tcBorders>
            <w:shd w:val="clear" w:color="000000" w:fill="FFFFFF"/>
            <w:noWrap/>
            <w:hideMark/>
          </w:tcPr>
          <w:p w14:paraId="23A0D722"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5.5</w:t>
            </w:r>
          </w:p>
        </w:tc>
        <w:tc>
          <w:tcPr>
            <w:tcW w:w="360" w:type="dxa"/>
            <w:gridSpan w:val="2"/>
            <w:tcBorders>
              <w:top w:val="nil"/>
              <w:left w:val="nil"/>
              <w:bottom w:val="nil"/>
              <w:right w:val="nil"/>
            </w:tcBorders>
            <w:shd w:val="clear" w:color="000000" w:fill="FFFFFF"/>
            <w:noWrap/>
            <w:vAlign w:val="bottom"/>
            <w:hideMark/>
          </w:tcPr>
          <w:p w14:paraId="6C6A0A0B"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3B1027E8"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median</w:t>
            </w:r>
          </w:p>
        </w:tc>
        <w:tc>
          <w:tcPr>
            <w:tcW w:w="1080" w:type="dxa"/>
            <w:tcBorders>
              <w:top w:val="nil"/>
              <w:left w:val="nil"/>
              <w:bottom w:val="nil"/>
              <w:right w:val="nil"/>
            </w:tcBorders>
            <w:shd w:val="clear" w:color="000000" w:fill="FFFFFF"/>
            <w:noWrap/>
            <w:hideMark/>
          </w:tcPr>
          <w:p w14:paraId="75D7B5F0"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24.6</w:t>
            </w:r>
          </w:p>
        </w:tc>
        <w:tc>
          <w:tcPr>
            <w:tcW w:w="1080" w:type="dxa"/>
            <w:gridSpan w:val="3"/>
            <w:tcBorders>
              <w:top w:val="nil"/>
              <w:left w:val="nil"/>
              <w:bottom w:val="nil"/>
              <w:right w:val="nil"/>
            </w:tcBorders>
            <w:shd w:val="clear" w:color="000000" w:fill="FFFFFF"/>
            <w:noWrap/>
            <w:hideMark/>
          </w:tcPr>
          <w:p w14:paraId="6F6B9D0A"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0.3</w:t>
            </w:r>
          </w:p>
        </w:tc>
        <w:tc>
          <w:tcPr>
            <w:tcW w:w="990" w:type="dxa"/>
            <w:gridSpan w:val="2"/>
            <w:tcBorders>
              <w:top w:val="nil"/>
              <w:left w:val="nil"/>
              <w:bottom w:val="nil"/>
              <w:right w:val="nil"/>
            </w:tcBorders>
            <w:shd w:val="clear" w:color="000000" w:fill="FFFFFF"/>
            <w:noWrap/>
            <w:hideMark/>
          </w:tcPr>
          <w:p w14:paraId="0E74755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2.6</w:t>
            </w:r>
          </w:p>
        </w:tc>
      </w:tr>
      <w:tr w:rsidR="0039161A" w:rsidRPr="00FA6CAC" w14:paraId="6C3AF59C"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7E834F31"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Samoa</w:t>
            </w:r>
          </w:p>
        </w:tc>
        <w:tc>
          <w:tcPr>
            <w:tcW w:w="990" w:type="dxa"/>
            <w:tcBorders>
              <w:top w:val="nil"/>
              <w:left w:val="nil"/>
              <w:bottom w:val="nil"/>
              <w:right w:val="nil"/>
            </w:tcBorders>
            <w:shd w:val="clear" w:color="000000" w:fill="FFFFFF"/>
            <w:noWrap/>
            <w:hideMark/>
          </w:tcPr>
          <w:p w14:paraId="0E820CF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20.5</w:t>
            </w:r>
          </w:p>
        </w:tc>
        <w:tc>
          <w:tcPr>
            <w:tcW w:w="990" w:type="dxa"/>
            <w:tcBorders>
              <w:top w:val="nil"/>
              <w:left w:val="nil"/>
              <w:bottom w:val="nil"/>
              <w:right w:val="nil"/>
            </w:tcBorders>
            <w:shd w:val="clear" w:color="000000" w:fill="FFFFFF"/>
            <w:noWrap/>
            <w:hideMark/>
          </w:tcPr>
          <w:p w14:paraId="2E37B3C0"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0.20</w:t>
            </w:r>
          </w:p>
        </w:tc>
        <w:tc>
          <w:tcPr>
            <w:tcW w:w="900" w:type="dxa"/>
            <w:tcBorders>
              <w:top w:val="nil"/>
              <w:left w:val="nil"/>
              <w:bottom w:val="nil"/>
              <w:right w:val="nil"/>
            </w:tcBorders>
            <w:shd w:val="clear" w:color="000000" w:fill="FFFFFF"/>
            <w:noWrap/>
            <w:hideMark/>
          </w:tcPr>
          <w:p w14:paraId="29F78EB0"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0.9</w:t>
            </w:r>
          </w:p>
        </w:tc>
        <w:tc>
          <w:tcPr>
            <w:tcW w:w="360" w:type="dxa"/>
            <w:gridSpan w:val="2"/>
            <w:tcBorders>
              <w:top w:val="nil"/>
              <w:left w:val="nil"/>
              <w:bottom w:val="nil"/>
              <w:right w:val="nil"/>
            </w:tcBorders>
            <w:shd w:val="clear" w:color="000000" w:fill="FFFFFF"/>
            <w:noWrap/>
            <w:vAlign w:val="bottom"/>
            <w:hideMark/>
          </w:tcPr>
          <w:p w14:paraId="1929C9C9"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732EE14F"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 </w:t>
            </w:r>
          </w:p>
        </w:tc>
        <w:tc>
          <w:tcPr>
            <w:tcW w:w="1080" w:type="dxa"/>
            <w:tcBorders>
              <w:top w:val="nil"/>
              <w:left w:val="nil"/>
              <w:bottom w:val="nil"/>
              <w:right w:val="nil"/>
            </w:tcBorders>
            <w:shd w:val="clear" w:color="000000" w:fill="FFFFFF"/>
            <w:noWrap/>
            <w:vAlign w:val="bottom"/>
            <w:hideMark/>
          </w:tcPr>
          <w:p w14:paraId="688683DD"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080" w:type="dxa"/>
            <w:gridSpan w:val="3"/>
            <w:tcBorders>
              <w:top w:val="nil"/>
              <w:left w:val="nil"/>
              <w:bottom w:val="nil"/>
              <w:right w:val="nil"/>
            </w:tcBorders>
            <w:shd w:val="clear" w:color="000000" w:fill="FFFFFF"/>
            <w:noWrap/>
            <w:vAlign w:val="bottom"/>
            <w:hideMark/>
          </w:tcPr>
          <w:p w14:paraId="0B7DB258"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990" w:type="dxa"/>
            <w:gridSpan w:val="2"/>
            <w:tcBorders>
              <w:top w:val="nil"/>
              <w:left w:val="nil"/>
              <w:bottom w:val="nil"/>
              <w:right w:val="nil"/>
            </w:tcBorders>
            <w:shd w:val="clear" w:color="000000" w:fill="FFFFFF"/>
            <w:noWrap/>
            <w:vAlign w:val="bottom"/>
            <w:hideMark/>
          </w:tcPr>
          <w:p w14:paraId="702F9383"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r>
      <w:tr w:rsidR="0039161A" w:rsidRPr="00FA6CAC" w14:paraId="71064A72"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2CED469A"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Barbados</w:t>
            </w:r>
          </w:p>
        </w:tc>
        <w:tc>
          <w:tcPr>
            <w:tcW w:w="990" w:type="dxa"/>
            <w:tcBorders>
              <w:top w:val="nil"/>
              <w:left w:val="nil"/>
              <w:bottom w:val="nil"/>
              <w:right w:val="nil"/>
            </w:tcBorders>
            <w:shd w:val="clear" w:color="000000" w:fill="FFFFFF"/>
            <w:noWrap/>
            <w:hideMark/>
          </w:tcPr>
          <w:p w14:paraId="25BA4F3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19.7</w:t>
            </w:r>
          </w:p>
        </w:tc>
        <w:tc>
          <w:tcPr>
            <w:tcW w:w="990" w:type="dxa"/>
            <w:tcBorders>
              <w:top w:val="nil"/>
              <w:left w:val="nil"/>
              <w:bottom w:val="nil"/>
              <w:right w:val="nil"/>
            </w:tcBorders>
            <w:shd w:val="clear" w:color="000000" w:fill="FFFFFF"/>
            <w:noWrap/>
            <w:hideMark/>
          </w:tcPr>
          <w:p w14:paraId="777D156A"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0.29</w:t>
            </w:r>
          </w:p>
        </w:tc>
        <w:tc>
          <w:tcPr>
            <w:tcW w:w="900" w:type="dxa"/>
            <w:tcBorders>
              <w:top w:val="nil"/>
              <w:left w:val="nil"/>
              <w:bottom w:val="nil"/>
              <w:right w:val="nil"/>
            </w:tcBorders>
            <w:shd w:val="clear" w:color="000000" w:fill="FFFFFF"/>
            <w:noWrap/>
            <w:hideMark/>
          </w:tcPr>
          <w:p w14:paraId="14AB8510"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5.3</w:t>
            </w:r>
          </w:p>
        </w:tc>
        <w:tc>
          <w:tcPr>
            <w:tcW w:w="360" w:type="dxa"/>
            <w:gridSpan w:val="2"/>
            <w:tcBorders>
              <w:top w:val="nil"/>
              <w:left w:val="nil"/>
              <w:bottom w:val="nil"/>
              <w:right w:val="nil"/>
            </w:tcBorders>
            <w:shd w:val="clear" w:color="000000" w:fill="FFFFFF"/>
            <w:noWrap/>
            <w:vAlign w:val="bottom"/>
            <w:hideMark/>
          </w:tcPr>
          <w:p w14:paraId="131C6C8A"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447CA6AD" w14:textId="77777777" w:rsidR="00FA6CAC" w:rsidRPr="00FA6CAC" w:rsidRDefault="00FA6CAC" w:rsidP="00FA6CAC">
            <w:pPr>
              <w:spacing w:after="0" w:line="240" w:lineRule="auto"/>
              <w:rPr>
                <w:rFonts w:ascii="Arial" w:eastAsia="Times New Roman" w:hAnsi="Arial" w:cs="Arial"/>
                <w:b/>
                <w:bCs/>
                <w:sz w:val="16"/>
                <w:szCs w:val="16"/>
              </w:rPr>
            </w:pPr>
            <w:r w:rsidRPr="00FA6CAC">
              <w:rPr>
                <w:rFonts w:ascii="Arial" w:eastAsia="Times New Roman" w:hAnsi="Arial" w:cs="Arial"/>
                <w:b/>
                <w:bCs/>
                <w:sz w:val="16"/>
                <w:szCs w:val="16"/>
              </w:rPr>
              <w:t>not in sample:</w:t>
            </w:r>
          </w:p>
        </w:tc>
        <w:tc>
          <w:tcPr>
            <w:tcW w:w="1080" w:type="dxa"/>
            <w:tcBorders>
              <w:top w:val="nil"/>
              <w:left w:val="nil"/>
              <w:bottom w:val="nil"/>
              <w:right w:val="nil"/>
            </w:tcBorders>
            <w:shd w:val="clear" w:color="000000" w:fill="FFFFFF"/>
            <w:noWrap/>
            <w:vAlign w:val="bottom"/>
            <w:hideMark/>
          </w:tcPr>
          <w:p w14:paraId="7D130BB1"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080" w:type="dxa"/>
            <w:gridSpan w:val="3"/>
            <w:tcBorders>
              <w:top w:val="nil"/>
              <w:left w:val="nil"/>
              <w:bottom w:val="nil"/>
              <w:right w:val="nil"/>
            </w:tcBorders>
            <w:shd w:val="clear" w:color="000000" w:fill="FFFFFF"/>
            <w:noWrap/>
            <w:vAlign w:val="bottom"/>
            <w:hideMark/>
          </w:tcPr>
          <w:p w14:paraId="5EB48520"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990" w:type="dxa"/>
            <w:gridSpan w:val="2"/>
            <w:tcBorders>
              <w:top w:val="nil"/>
              <w:left w:val="nil"/>
              <w:bottom w:val="nil"/>
              <w:right w:val="nil"/>
            </w:tcBorders>
            <w:shd w:val="clear" w:color="000000" w:fill="FFFFFF"/>
            <w:noWrap/>
            <w:vAlign w:val="bottom"/>
            <w:hideMark/>
          </w:tcPr>
          <w:p w14:paraId="4E641855"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r>
      <w:tr w:rsidR="0039161A" w:rsidRPr="00FA6CAC" w14:paraId="0B84B756"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1962E1E4"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Cabo Verde</w:t>
            </w:r>
          </w:p>
        </w:tc>
        <w:tc>
          <w:tcPr>
            <w:tcW w:w="990" w:type="dxa"/>
            <w:tcBorders>
              <w:top w:val="nil"/>
              <w:left w:val="nil"/>
              <w:bottom w:val="nil"/>
              <w:right w:val="nil"/>
            </w:tcBorders>
            <w:shd w:val="clear" w:color="000000" w:fill="FFFFFF"/>
            <w:noWrap/>
            <w:hideMark/>
          </w:tcPr>
          <w:p w14:paraId="01809FA7"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18.9</w:t>
            </w:r>
          </w:p>
        </w:tc>
        <w:tc>
          <w:tcPr>
            <w:tcW w:w="990" w:type="dxa"/>
            <w:tcBorders>
              <w:top w:val="nil"/>
              <w:left w:val="nil"/>
              <w:bottom w:val="nil"/>
              <w:right w:val="nil"/>
            </w:tcBorders>
            <w:shd w:val="clear" w:color="000000" w:fill="FFFFFF"/>
            <w:noWrap/>
            <w:hideMark/>
          </w:tcPr>
          <w:p w14:paraId="3E798982"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0.55</w:t>
            </w:r>
          </w:p>
        </w:tc>
        <w:tc>
          <w:tcPr>
            <w:tcW w:w="900" w:type="dxa"/>
            <w:tcBorders>
              <w:top w:val="nil"/>
              <w:left w:val="nil"/>
              <w:bottom w:val="nil"/>
              <w:right w:val="nil"/>
            </w:tcBorders>
            <w:shd w:val="clear" w:color="000000" w:fill="FFFFFF"/>
            <w:noWrap/>
            <w:hideMark/>
          </w:tcPr>
          <w:p w14:paraId="579D10C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2.0</w:t>
            </w:r>
          </w:p>
        </w:tc>
        <w:tc>
          <w:tcPr>
            <w:tcW w:w="360" w:type="dxa"/>
            <w:gridSpan w:val="2"/>
            <w:tcBorders>
              <w:top w:val="nil"/>
              <w:left w:val="nil"/>
              <w:bottom w:val="nil"/>
              <w:right w:val="nil"/>
            </w:tcBorders>
            <w:shd w:val="clear" w:color="000000" w:fill="FFFFFF"/>
            <w:noWrap/>
            <w:vAlign w:val="bottom"/>
            <w:hideMark/>
          </w:tcPr>
          <w:p w14:paraId="3F996B59"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7BB812FD" w14:textId="618E3431"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Turks and Caicos</w:t>
            </w:r>
          </w:p>
        </w:tc>
        <w:tc>
          <w:tcPr>
            <w:tcW w:w="1080" w:type="dxa"/>
            <w:tcBorders>
              <w:top w:val="nil"/>
              <w:left w:val="nil"/>
              <w:bottom w:val="nil"/>
              <w:right w:val="nil"/>
            </w:tcBorders>
            <w:shd w:val="clear" w:color="000000" w:fill="FFFFFF"/>
            <w:noWrap/>
            <w:hideMark/>
          </w:tcPr>
          <w:p w14:paraId="5FBD760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64.8</w:t>
            </w:r>
          </w:p>
        </w:tc>
        <w:tc>
          <w:tcPr>
            <w:tcW w:w="1080" w:type="dxa"/>
            <w:gridSpan w:val="3"/>
            <w:tcBorders>
              <w:top w:val="nil"/>
              <w:left w:val="nil"/>
              <w:bottom w:val="nil"/>
              <w:right w:val="nil"/>
            </w:tcBorders>
            <w:shd w:val="clear" w:color="000000" w:fill="FFFFFF"/>
            <w:noWrap/>
            <w:hideMark/>
          </w:tcPr>
          <w:p w14:paraId="02670AE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0.04</w:t>
            </w:r>
          </w:p>
        </w:tc>
        <w:tc>
          <w:tcPr>
            <w:tcW w:w="990" w:type="dxa"/>
            <w:gridSpan w:val="2"/>
            <w:tcBorders>
              <w:top w:val="nil"/>
              <w:left w:val="nil"/>
              <w:bottom w:val="nil"/>
              <w:right w:val="nil"/>
            </w:tcBorders>
            <w:shd w:val="clear" w:color="000000" w:fill="FFFFFF"/>
            <w:noWrap/>
            <w:hideMark/>
          </w:tcPr>
          <w:p w14:paraId="461AC1A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1.2</w:t>
            </w:r>
          </w:p>
        </w:tc>
      </w:tr>
      <w:tr w:rsidR="0039161A" w:rsidRPr="00FA6CAC" w14:paraId="1EB07002"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7D7A0C2B"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Jamaica</w:t>
            </w:r>
          </w:p>
        </w:tc>
        <w:tc>
          <w:tcPr>
            <w:tcW w:w="990" w:type="dxa"/>
            <w:tcBorders>
              <w:top w:val="nil"/>
              <w:left w:val="nil"/>
              <w:bottom w:val="nil"/>
              <w:right w:val="nil"/>
            </w:tcBorders>
            <w:shd w:val="clear" w:color="000000" w:fill="FFFFFF"/>
            <w:noWrap/>
            <w:hideMark/>
          </w:tcPr>
          <w:p w14:paraId="4E31DB1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17.5</w:t>
            </w:r>
          </w:p>
        </w:tc>
        <w:tc>
          <w:tcPr>
            <w:tcW w:w="990" w:type="dxa"/>
            <w:tcBorders>
              <w:top w:val="nil"/>
              <w:left w:val="nil"/>
              <w:bottom w:val="nil"/>
              <w:right w:val="nil"/>
            </w:tcBorders>
            <w:shd w:val="clear" w:color="000000" w:fill="FFFFFF"/>
            <w:noWrap/>
            <w:hideMark/>
          </w:tcPr>
          <w:p w14:paraId="69AEB26E"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2.73</w:t>
            </w:r>
          </w:p>
        </w:tc>
        <w:tc>
          <w:tcPr>
            <w:tcW w:w="900" w:type="dxa"/>
            <w:tcBorders>
              <w:top w:val="nil"/>
              <w:left w:val="nil"/>
              <w:bottom w:val="nil"/>
              <w:right w:val="nil"/>
            </w:tcBorders>
            <w:shd w:val="clear" w:color="000000" w:fill="FFFFFF"/>
            <w:noWrap/>
            <w:hideMark/>
          </w:tcPr>
          <w:p w14:paraId="6E002530"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15.8</w:t>
            </w:r>
          </w:p>
        </w:tc>
        <w:tc>
          <w:tcPr>
            <w:tcW w:w="360" w:type="dxa"/>
            <w:gridSpan w:val="2"/>
            <w:tcBorders>
              <w:top w:val="nil"/>
              <w:left w:val="nil"/>
              <w:bottom w:val="nil"/>
              <w:right w:val="nil"/>
            </w:tcBorders>
            <w:shd w:val="clear" w:color="000000" w:fill="FFFFFF"/>
            <w:noWrap/>
            <w:vAlign w:val="bottom"/>
            <w:hideMark/>
          </w:tcPr>
          <w:p w14:paraId="169F8C9D"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01E2255A" w14:textId="5535DEEF"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Sint Maarten</w:t>
            </w:r>
          </w:p>
        </w:tc>
        <w:tc>
          <w:tcPr>
            <w:tcW w:w="1080" w:type="dxa"/>
            <w:tcBorders>
              <w:top w:val="nil"/>
              <w:left w:val="nil"/>
              <w:bottom w:val="nil"/>
              <w:right w:val="nil"/>
            </w:tcBorders>
            <w:shd w:val="clear" w:color="000000" w:fill="FFFFFF"/>
            <w:noWrap/>
            <w:hideMark/>
          </w:tcPr>
          <w:p w14:paraId="5BBF97A7"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60.2</w:t>
            </w:r>
          </w:p>
        </w:tc>
        <w:tc>
          <w:tcPr>
            <w:tcW w:w="1080" w:type="dxa"/>
            <w:gridSpan w:val="3"/>
            <w:tcBorders>
              <w:top w:val="nil"/>
              <w:left w:val="nil"/>
              <w:bottom w:val="nil"/>
              <w:right w:val="nil"/>
            </w:tcBorders>
            <w:shd w:val="clear" w:color="000000" w:fill="FFFFFF"/>
            <w:noWrap/>
            <w:hideMark/>
          </w:tcPr>
          <w:p w14:paraId="6029D71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0.04</w:t>
            </w:r>
          </w:p>
        </w:tc>
        <w:tc>
          <w:tcPr>
            <w:tcW w:w="990" w:type="dxa"/>
            <w:gridSpan w:val="2"/>
            <w:tcBorders>
              <w:top w:val="nil"/>
              <w:left w:val="nil"/>
              <w:bottom w:val="nil"/>
              <w:right w:val="nil"/>
            </w:tcBorders>
            <w:shd w:val="clear" w:color="000000" w:fill="FFFFFF"/>
            <w:noWrap/>
            <w:hideMark/>
          </w:tcPr>
          <w:p w14:paraId="402D234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1.0</w:t>
            </w:r>
          </w:p>
        </w:tc>
      </w:tr>
      <w:tr w:rsidR="0039161A" w:rsidRPr="00FA6CAC" w14:paraId="68FF63FA"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71C5BC30"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Croatia, Rep. of</w:t>
            </w:r>
          </w:p>
        </w:tc>
        <w:tc>
          <w:tcPr>
            <w:tcW w:w="990" w:type="dxa"/>
            <w:tcBorders>
              <w:top w:val="nil"/>
              <w:left w:val="nil"/>
              <w:bottom w:val="nil"/>
              <w:right w:val="nil"/>
            </w:tcBorders>
            <w:shd w:val="clear" w:color="000000" w:fill="FFFFFF"/>
            <w:noWrap/>
            <w:hideMark/>
          </w:tcPr>
          <w:p w14:paraId="49D177D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15.6</w:t>
            </w:r>
          </w:p>
        </w:tc>
        <w:tc>
          <w:tcPr>
            <w:tcW w:w="990" w:type="dxa"/>
            <w:tcBorders>
              <w:top w:val="nil"/>
              <w:left w:val="nil"/>
              <w:bottom w:val="nil"/>
              <w:right w:val="nil"/>
            </w:tcBorders>
            <w:shd w:val="clear" w:color="000000" w:fill="FFFFFF"/>
            <w:noWrap/>
            <w:hideMark/>
          </w:tcPr>
          <w:p w14:paraId="03F0785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4.07</w:t>
            </w:r>
          </w:p>
        </w:tc>
        <w:tc>
          <w:tcPr>
            <w:tcW w:w="900" w:type="dxa"/>
            <w:tcBorders>
              <w:top w:val="nil"/>
              <w:left w:val="nil"/>
              <w:bottom w:val="nil"/>
              <w:right w:val="nil"/>
            </w:tcBorders>
            <w:shd w:val="clear" w:color="000000" w:fill="FFFFFF"/>
            <w:noWrap/>
            <w:hideMark/>
          </w:tcPr>
          <w:p w14:paraId="3B462CC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60.8</w:t>
            </w:r>
          </w:p>
        </w:tc>
        <w:tc>
          <w:tcPr>
            <w:tcW w:w="360" w:type="dxa"/>
            <w:gridSpan w:val="2"/>
            <w:tcBorders>
              <w:top w:val="nil"/>
              <w:left w:val="nil"/>
              <w:bottom w:val="nil"/>
              <w:right w:val="nil"/>
            </w:tcBorders>
            <w:shd w:val="clear" w:color="000000" w:fill="FFFFFF"/>
            <w:noWrap/>
            <w:vAlign w:val="bottom"/>
            <w:hideMark/>
          </w:tcPr>
          <w:p w14:paraId="0E3183FA"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1CA0B695"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Anguilla</w:t>
            </w:r>
          </w:p>
        </w:tc>
        <w:tc>
          <w:tcPr>
            <w:tcW w:w="1080" w:type="dxa"/>
            <w:tcBorders>
              <w:top w:val="nil"/>
              <w:left w:val="nil"/>
              <w:bottom w:val="nil"/>
              <w:right w:val="nil"/>
            </w:tcBorders>
            <w:shd w:val="clear" w:color="000000" w:fill="FFFFFF"/>
            <w:noWrap/>
            <w:hideMark/>
          </w:tcPr>
          <w:p w14:paraId="5C8944C6"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38.9</w:t>
            </w:r>
          </w:p>
        </w:tc>
        <w:tc>
          <w:tcPr>
            <w:tcW w:w="1080" w:type="dxa"/>
            <w:gridSpan w:val="3"/>
            <w:tcBorders>
              <w:top w:val="nil"/>
              <w:left w:val="nil"/>
              <w:bottom w:val="nil"/>
              <w:right w:val="nil"/>
            </w:tcBorders>
            <w:shd w:val="clear" w:color="000000" w:fill="FFFFFF"/>
            <w:noWrap/>
            <w:hideMark/>
          </w:tcPr>
          <w:p w14:paraId="1920472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0.01</w:t>
            </w:r>
          </w:p>
        </w:tc>
        <w:tc>
          <w:tcPr>
            <w:tcW w:w="990" w:type="dxa"/>
            <w:gridSpan w:val="2"/>
            <w:tcBorders>
              <w:top w:val="nil"/>
              <w:left w:val="nil"/>
              <w:bottom w:val="nil"/>
              <w:right w:val="nil"/>
            </w:tcBorders>
            <w:shd w:val="clear" w:color="000000" w:fill="FFFFFF"/>
            <w:noWrap/>
            <w:hideMark/>
          </w:tcPr>
          <w:p w14:paraId="0657951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0.4</w:t>
            </w:r>
          </w:p>
        </w:tc>
      </w:tr>
      <w:tr w:rsidR="0039161A" w:rsidRPr="00FA6CAC" w14:paraId="2011C697"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28AB58BF"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Fiji, Rep. of</w:t>
            </w:r>
          </w:p>
        </w:tc>
        <w:tc>
          <w:tcPr>
            <w:tcW w:w="990" w:type="dxa"/>
            <w:tcBorders>
              <w:top w:val="nil"/>
              <w:left w:val="nil"/>
              <w:bottom w:val="nil"/>
              <w:right w:val="nil"/>
            </w:tcBorders>
            <w:shd w:val="clear" w:color="000000" w:fill="FFFFFF"/>
            <w:noWrap/>
            <w:hideMark/>
          </w:tcPr>
          <w:p w14:paraId="50785294"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15.0</w:t>
            </w:r>
          </w:p>
        </w:tc>
        <w:tc>
          <w:tcPr>
            <w:tcW w:w="990" w:type="dxa"/>
            <w:tcBorders>
              <w:top w:val="nil"/>
              <w:left w:val="nil"/>
              <w:bottom w:val="nil"/>
              <w:right w:val="nil"/>
            </w:tcBorders>
            <w:shd w:val="clear" w:color="000000" w:fill="FFFFFF"/>
            <w:noWrap/>
            <w:hideMark/>
          </w:tcPr>
          <w:p w14:paraId="3304E4A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0.90</w:t>
            </w:r>
          </w:p>
        </w:tc>
        <w:tc>
          <w:tcPr>
            <w:tcW w:w="900" w:type="dxa"/>
            <w:tcBorders>
              <w:top w:val="nil"/>
              <w:left w:val="nil"/>
              <w:bottom w:val="nil"/>
              <w:right w:val="nil"/>
            </w:tcBorders>
            <w:shd w:val="clear" w:color="000000" w:fill="FFFFFF"/>
            <w:noWrap/>
            <w:hideMark/>
          </w:tcPr>
          <w:p w14:paraId="5DC41821"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5.5</w:t>
            </w:r>
          </w:p>
        </w:tc>
        <w:tc>
          <w:tcPr>
            <w:tcW w:w="360" w:type="dxa"/>
            <w:gridSpan w:val="2"/>
            <w:tcBorders>
              <w:top w:val="nil"/>
              <w:left w:val="nil"/>
              <w:bottom w:val="nil"/>
              <w:right w:val="nil"/>
            </w:tcBorders>
            <w:shd w:val="clear" w:color="000000" w:fill="FFFFFF"/>
            <w:noWrap/>
            <w:vAlign w:val="bottom"/>
            <w:hideMark/>
          </w:tcPr>
          <w:p w14:paraId="46DE9ECD"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657EFF21"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Cayman Islands</w:t>
            </w:r>
          </w:p>
        </w:tc>
        <w:tc>
          <w:tcPr>
            <w:tcW w:w="1080" w:type="dxa"/>
            <w:tcBorders>
              <w:top w:val="nil"/>
              <w:left w:val="nil"/>
              <w:bottom w:val="nil"/>
              <w:right w:val="nil"/>
            </w:tcBorders>
            <w:shd w:val="clear" w:color="000000" w:fill="FFFFFF"/>
            <w:noWrap/>
            <w:hideMark/>
          </w:tcPr>
          <w:p w14:paraId="540E7AF7"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11.3</w:t>
            </w:r>
          </w:p>
        </w:tc>
        <w:tc>
          <w:tcPr>
            <w:tcW w:w="1080" w:type="dxa"/>
            <w:gridSpan w:val="3"/>
            <w:tcBorders>
              <w:top w:val="nil"/>
              <w:left w:val="nil"/>
              <w:bottom w:val="nil"/>
              <w:right w:val="nil"/>
            </w:tcBorders>
            <w:shd w:val="clear" w:color="000000" w:fill="FFFFFF"/>
            <w:noWrap/>
            <w:hideMark/>
          </w:tcPr>
          <w:p w14:paraId="4A9037B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0.06</w:t>
            </w:r>
          </w:p>
        </w:tc>
        <w:tc>
          <w:tcPr>
            <w:tcW w:w="990" w:type="dxa"/>
            <w:gridSpan w:val="2"/>
            <w:tcBorders>
              <w:top w:val="nil"/>
              <w:left w:val="nil"/>
              <w:bottom w:val="nil"/>
              <w:right w:val="nil"/>
            </w:tcBorders>
            <w:shd w:val="clear" w:color="000000" w:fill="FFFFFF"/>
            <w:noWrap/>
            <w:hideMark/>
          </w:tcPr>
          <w:p w14:paraId="19B7179E"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6.0</w:t>
            </w:r>
          </w:p>
        </w:tc>
      </w:tr>
      <w:tr w:rsidR="0039161A" w:rsidRPr="00FA6CAC" w14:paraId="5ECFF7DF"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64FC5F8D"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Cambodia</w:t>
            </w:r>
          </w:p>
        </w:tc>
        <w:tc>
          <w:tcPr>
            <w:tcW w:w="990" w:type="dxa"/>
            <w:tcBorders>
              <w:top w:val="nil"/>
              <w:left w:val="nil"/>
              <w:bottom w:val="nil"/>
              <w:right w:val="nil"/>
            </w:tcBorders>
            <w:shd w:val="clear" w:color="000000" w:fill="FFFFFF"/>
            <w:noWrap/>
            <w:hideMark/>
          </w:tcPr>
          <w:p w14:paraId="40EA961D"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13.9</w:t>
            </w:r>
          </w:p>
        </w:tc>
        <w:tc>
          <w:tcPr>
            <w:tcW w:w="990" w:type="dxa"/>
            <w:tcBorders>
              <w:top w:val="nil"/>
              <w:left w:val="nil"/>
              <w:bottom w:val="nil"/>
              <w:right w:val="nil"/>
            </w:tcBorders>
            <w:shd w:val="clear" w:color="000000" w:fill="FFFFFF"/>
            <w:noWrap/>
            <w:hideMark/>
          </w:tcPr>
          <w:p w14:paraId="028DB3FA"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15.60</w:t>
            </w:r>
          </w:p>
        </w:tc>
        <w:tc>
          <w:tcPr>
            <w:tcW w:w="900" w:type="dxa"/>
            <w:tcBorders>
              <w:top w:val="nil"/>
              <w:left w:val="nil"/>
              <w:bottom w:val="nil"/>
              <w:right w:val="nil"/>
            </w:tcBorders>
            <w:shd w:val="clear" w:color="000000" w:fill="FFFFFF"/>
            <w:noWrap/>
            <w:hideMark/>
          </w:tcPr>
          <w:p w14:paraId="113E1E58"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26.7</w:t>
            </w:r>
          </w:p>
        </w:tc>
        <w:tc>
          <w:tcPr>
            <w:tcW w:w="360" w:type="dxa"/>
            <w:gridSpan w:val="2"/>
            <w:tcBorders>
              <w:top w:val="nil"/>
              <w:left w:val="nil"/>
              <w:bottom w:val="nil"/>
              <w:right w:val="nil"/>
            </w:tcBorders>
            <w:shd w:val="clear" w:color="000000" w:fill="FFFFFF"/>
            <w:noWrap/>
            <w:vAlign w:val="bottom"/>
            <w:hideMark/>
          </w:tcPr>
          <w:p w14:paraId="171EC301"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122BCE37" w14:textId="27752C6B"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Curaçao</w:t>
            </w:r>
          </w:p>
        </w:tc>
        <w:tc>
          <w:tcPr>
            <w:tcW w:w="1080" w:type="dxa"/>
            <w:tcBorders>
              <w:top w:val="nil"/>
              <w:left w:val="nil"/>
              <w:bottom w:val="nil"/>
              <w:right w:val="nil"/>
            </w:tcBorders>
            <w:shd w:val="clear" w:color="000000" w:fill="FFFFFF"/>
            <w:noWrap/>
            <w:hideMark/>
          </w:tcPr>
          <w:p w14:paraId="3592C715"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7.9</w:t>
            </w:r>
          </w:p>
        </w:tc>
        <w:tc>
          <w:tcPr>
            <w:tcW w:w="1080" w:type="dxa"/>
            <w:gridSpan w:val="3"/>
            <w:tcBorders>
              <w:top w:val="nil"/>
              <w:left w:val="nil"/>
              <w:bottom w:val="nil"/>
              <w:right w:val="nil"/>
            </w:tcBorders>
            <w:shd w:val="clear" w:color="000000" w:fill="FFFFFF"/>
            <w:noWrap/>
            <w:hideMark/>
          </w:tcPr>
          <w:p w14:paraId="5AEC45D2"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0.16</w:t>
            </w:r>
          </w:p>
        </w:tc>
        <w:tc>
          <w:tcPr>
            <w:tcW w:w="990" w:type="dxa"/>
            <w:gridSpan w:val="2"/>
            <w:tcBorders>
              <w:top w:val="nil"/>
              <w:left w:val="nil"/>
              <w:bottom w:val="nil"/>
              <w:right w:val="nil"/>
            </w:tcBorders>
            <w:shd w:val="clear" w:color="000000" w:fill="FFFFFF"/>
            <w:noWrap/>
            <w:hideMark/>
          </w:tcPr>
          <w:p w14:paraId="353F7749"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3.1</w:t>
            </w:r>
          </w:p>
        </w:tc>
      </w:tr>
      <w:tr w:rsidR="0039161A" w:rsidRPr="00FA6CAC" w14:paraId="693F4989" w14:textId="77777777" w:rsidTr="0039161A">
        <w:trPr>
          <w:gridAfter w:val="1"/>
          <w:wAfter w:w="180" w:type="dxa"/>
          <w:trHeight w:val="290"/>
        </w:trPr>
        <w:tc>
          <w:tcPr>
            <w:tcW w:w="1890" w:type="dxa"/>
            <w:gridSpan w:val="2"/>
            <w:tcBorders>
              <w:top w:val="nil"/>
              <w:left w:val="nil"/>
              <w:bottom w:val="nil"/>
              <w:right w:val="nil"/>
            </w:tcBorders>
            <w:shd w:val="clear" w:color="000000" w:fill="FFFFFF"/>
            <w:noWrap/>
            <w:hideMark/>
          </w:tcPr>
          <w:p w14:paraId="6B65035F"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Georgia</w:t>
            </w:r>
          </w:p>
        </w:tc>
        <w:tc>
          <w:tcPr>
            <w:tcW w:w="990" w:type="dxa"/>
            <w:tcBorders>
              <w:top w:val="nil"/>
              <w:left w:val="nil"/>
              <w:bottom w:val="nil"/>
              <w:right w:val="nil"/>
            </w:tcBorders>
            <w:shd w:val="clear" w:color="000000" w:fill="FFFFFF"/>
            <w:noWrap/>
            <w:hideMark/>
          </w:tcPr>
          <w:p w14:paraId="1D3F39CB"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13.1</w:t>
            </w:r>
          </w:p>
        </w:tc>
        <w:tc>
          <w:tcPr>
            <w:tcW w:w="990" w:type="dxa"/>
            <w:tcBorders>
              <w:top w:val="nil"/>
              <w:left w:val="nil"/>
              <w:bottom w:val="nil"/>
              <w:right w:val="nil"/>
            </w:tcBorders>
            <w:shd w:val="clear" w:color="000000" w:fill="FFFFFF"/>
            <w:noWrap/>
            <w:hideMark/>
          </w:tcPr>
          <w:p w14:paraId="1D98D1FA"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3.72</w:t>
            </w:r>
          </w:p>
        </w:tc>
        <w:tc>
          <w:tcPr>
            <w:tcW w:w="900" w:type="dxa"/>
            <w:tcBorders>
              <w:top w:val="nil"/>
              <w:left w:val="nil"/>
              <w:bottom w:val="nil"/>
              <w:right w:val="nil"/>
            </w:tcBorders>
            <w:shd w:val="clear" w:color="000000" w:fill="FFFFFF"/>
            <w:noWrap/>
            <w:hideMark/>
          </w:tcPr>
          <w:p w14:paraId="0ABC244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17.5</w:t>
            </w:r>
          </w:p>
        </w:tc>
        <w:tc>
          <w:tcPr>
            <w:tcW w:w="360" w:type="dxa"/>
            <w:gridSpan w:val="2"/>
            <w:tcBorders>
              <w:top w:val="nil"/>
              <w:left w:val="nil"/>
              <w:bottom w:val="nil"/>
              <w:right w:val="nil"/>
            </w:tcBorders>
            <w:shd w:val="clear" w:color="000000" w:fill="FFFFFF"/>
            <w:noWrap/>
            <w:vAlign w:val="bottom"/>
            <w:hideMark/>
          </w:tcPr>
          <w:p w14:paraId="6EC7D9E8" w14:textId="77777777" w:rsidR="00FA6CAC" w:rsidRPr="00FA6CAC" w:rsidRDefault="00FA6CAC" w:rsidP="00FA6CAC">
            <w:pPr>
              <w:spacing w:after="0" w:line="240" w:lineRule="auto"/>
              <w:rPr>
                <w:rFonts w:ascii="Calibri" w:eastAsia="Times New Roman" w:hAnsi="Calibri" w:cs="Calibri"/>
                <w:color w:val="000000"/>
              </w:rPr>
            </w:pPr>
            <w:r w:rsidRPr="00FA6CAC">
              <w:rPr>
                <w:rFonts w:ascii="Calibri" w:eastAsia="Times New Roman" w:hAnsi="Calibri" w:cs="Calibri"/>
                <w:color w:val="000000"/>
              </w:rPr>
              <w:t> </w:t>
            </w:r>
          </w:p>
        </w:tc>
        <w:tc>
          <w:tcPr>
            <w:tcW w:w="1980" w:type="dxa"/>
            <w:gridSpan w:val="2"/>
            <w:tcBorders>
              <w:top w:val="nil"/>
              <w:left w:val="nil"/>
              <w:bottom w:val="nil"/>
              <w:right w:val="nil"/>
            </w:tcBorders>
            <w:shd w:val="clear" w:color="000000" w:fill="FFFFFF"/>
            <w:noWrap/>
            <w:hideMark/>
          </w:tcPr>
          <w:p w14:paraId="03FF82A2" w14:textId="77777777" w:rsidR="00FA6CAC" w:rsidRPr="00FA6CAC" w:rsidRDefault="00FA6CAC" w:rsidP="00FA6CAC">
            <w:pPr>
              <w:spacing w:after="0" w:line="240" w:lineRule="auto"/>
              <w:rPr>
                <w:rFonts w:ascii="Arial" w:eastAsia="Times New Roman" w:hAnsi="Arial" w:cs="Arial"/>
                <w:sz w:val="16"/>
                <w:szCs w:val="16"/>
              </w:rPr>
            </w:pPr>
            <w:r w:rsidRPr="00FA6CAC">
              <w:rPr>
                <w:rFonts w:ascii="Arial" w:eastAsia="Times New Roman" w:hAnsi="Arial" w:cs="Arial"/>
                <w:sz w:val="16"/>
                <w:szCs w:val="16"/>
              </w:rPr>
              <w:t>French Polynesia</w:t>
            </w:r>
          </w:p>
        </w:tc>
        <w:tc>
          <w:tcPr>
            <w:tcW w:w="1080" w:type="dxa"/>
            <w:tcBorders>
              <w:top w:val="nil"/>
              <w:left w:val="nil"/>
              <w:bottom w:val="nil"/>
              <w:right w:val="nil"/>
            </w:tcBorders>
            <w:shd w:val="clear" w:color="000000" w:fill="FFFFFF"/>
            <w:noWrap/>
            <w:hideMark/>
          </w:tcPr>
          <w:p w14:paraId="7C43434F"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6.1</w:t>
            </w:r>
          </w:p>
        </w:tc>
        <w:tc>
          <w:tcPr>
            <w:tcW w:w="1080" w:type="dxa"/>
            <w:gridSpan w:val="3"/>
            <w:tcBorders>
              <w:top w:val="nil"/>
              <w:left w:val="nil"/>
              <w:bottom w:val="nil"/>
              <w:right w:val="nil"/>
            </w:tcBorders>
            <w:shd w:val="clear" w:color="000000" w:fill="FFFFFF"/>
            <w:noWrap/>
            <w:hideMark/>
          </w:tcPr>
          <w:p w14:paraId="3B7A3253"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0.28</w:t>
            </w:r>
          </w:p>
        </w:tc>
        <w:tc>
          <w:tcPr>
            <w:tcW w:w="990" w:type="dxa"/>
            <w:gridSpan w:val="2"/>
            <w:tcBorders>
              <w:top w:val="nil"/>
              <w:left w:val="nil"/>
              <w:bottom w:val="nil"/>
              <w:right w:val="nil"/>
            </w:tcBorders>
            <w:shd w:val="clear" w:color="000000" w:fill="FFFFFF"/>
            <w:noWrap/>
            <w:hideMark/>
          </w:tcPr>
          <w:p w14:paraId="59E9611C" w14:textId="77777777" w:rsidR="00FA6CAC" w:rsidRPr="00FA6CAC" w:rsidRDefault="00FA6CAC" w:rsidP="00FA6CAC">
            <w:pPr>
              <w:spacing w:after="0" w:line="240" w:lineRule="auto"/>
              <w:jc w:val="right"/>
              <w:rPr>
                <w:rFonts w:ascii="Arial" w:eastAsia="Times New Roman" w:hAnsi="Arial" w:cs="Arial"/>
                <w:sz w:val="16"/>
                <w:szCs w:val="16"/>
              </w:rPr>
            </w:pPr>
            <w:r w:rsidRPr="00FA6CAC">
              <w:rPr>
                <w:rFonts w:ascii="Arial" w:eastAsia="Times New Roman" w:hAnsi="Arial" w:cs="Arial"/>
                <w:sz w:val="16"/>
                <w:szCs w:val="16"/>
              </w:rPr>
              <w:t>6.0</w:t>
            </w:r>
          </w:p>
        </w:tc>
      </w:tr>
    </w:tbl>
    <w:p w14:paraId="2A702BD5" w14:textId="572BAF45" w:rsidR="00752C22" w:rsidRDefault="00752C22" w:rsidP="00752C22">
      <w:pPr>
        <w:jc w:val="center"/>
      </w:pPr>
    </w:p>
    <w:p w14:paraId="26A3E21E" w14:textId="1F875CE1" w:rsidR="00702D8B" w:rsidRDefault="0017672E">
      <w:r>
        <w:t>Source: author’s calculations based on IMF, Balance of Payments Statistics</w:t>
      </w:r>
      <w:r w:rsidR="00937309">
        <w:t xml:space="preserve">; IMF, </w:t>
      </w:r>
      <w:r w:rsidR="00BF4CDB">
        <w:t>World Economic Outlook</w:t>
      </w:r>
      <w:r w:rsidR="00937309">
        <w:t>; and national sources.</w:t>
      </w:r>
      <w:r w:rsidR="00702D8B">
        <w:br w:type="page"/>
      </w:r>
    </w:p>
    <w:p w14:paraId="51A7A0B8" w14:textId="6007CF2D" w:rsidR="00752C22" w:rsidRDefault="00752C22" w:rsidP="00752C22">
      <w:pPr>
        <w:jc w:val="center"/>
      </w:pPr>
      <w:r>
        <w:lastRenderedPageBreak/>
        <w:t xml:space="preserve">Table 2. Economies with largest net </w:t>
      </w:r>
      <w:r w:rsidR="000B3F8E">
        <w:t xml:space="preserve">revenues </w:t>
      </w:r>
      <w:r w:rsidR="003C4257">
        <w:t xml:space="preserve">and expenditures </w:t>
      </w:r>
      <w:r w:rsidR="000B3F8E">
        <w:t>on international travel</w:t>
      </w:r>
    </w:p>
    <w:p w14:paraId="22FDB29E" w14:textId="0F6312AF" w:rsidR="003C4257" w:rsidRDefault="003C4257" w:rsidP="003C4257">
      <w:pPr>
        <w:jc w:val="center"/>
      </w:pPr>
      <w:r>
        <w:rPr>
          <w:noProof/>
        </w:rPr>
        <w:drawing>
          <wp:inline distT="0" distB="0" distL="0" distR="0" wp14:anchorId="3701A7D3" wp14:editId="3A1B0DF7">
            <wp:extent cx="4686300" cy="39122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703" cy="3933429"/>
                    </a:xfrm>
                    <a:prstGeom prst="rect">
                      <a:avLst/>
                    </a:prstGeom>
                    <a:noFill/>
                    <a:ln>
                      <a:noFill/>
                    </a:ln>
                  </pic:spPr>
                </pic:pic>
              </a:graphicData>
            </a:graphic>
          </wp:inline>
        </w:drawing>
      </w:r>
    </w:p>
    <w:p w14:paraId="4E5574B2" w14:textId="5F0F7D5C" w:rsidR="00FB5731" w:rsidRDefault="00FB5731" w:rsidP="00FB5731">
      <w:pPr>
        <w:jc w:val="center"/>
      </w:pPr>
      <w:r>
        <w:rPr>
          <w:noProof/>
        </w:rPr>
        <w:drawing>
          <wp:inline distT="0" distB="0" distL="0" distR="0" wp14:anchorId="3D45186F" wp14:editId="7BA302AB">
            <wp:extent cx="4645492" cy="37846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3482" cy="3815550"/>
                    </a:xfrm>
                    <a:prstGeom prst="rect">
                      <a:avLst/>
                    </a:prstGeom>
                    <a:noFill/>
                    <a:ln>
                      <a:noFill/>
                    </a:ln>
                  </pic:spPr>
                </pic:pic>
              </a:graphicData>
            </a:graphic>
          </wp:inline>
        </w:drawing>
      </w:r>
    </w:p>
    <w:p w14:paraId="6C55A384" w14:textId="282DBDF7" w:rsidR="00132797" w:rsidRDefault="00FB5731" w:rsidP="00132797">
      <w:pPr>
        <w:jc w:val="center"/>
      </w:pPr>
      <w:r>
        <w:br w:type="page"/>
      </w:r>
      <w:r w:rsidR="00132797">
        <w:lastRenderedPageBreak/>
        <w:t>Table 3.</w:t>
      </w:r>
      <w:r w:rsidR="008F045E">
        <w:t xml:space="preserve"> Tourism-dependent economies: current account structure</w:t>
      </w:r>
    </w:p>
    <w:p w14:paraId="7DDD7BC7" w14:textId="77777777" w:rsidR="008F045E" w:rsidRDefault="008F045E" w:rsidP="00132797">
      <w:pPr>
        <w:jc w:val="center"/>
      </w:pPr>
    </w:p>
    <w:p w14:paraId="76663F66" w14:textId="00472538" w:rsidR="00132797" w:rsidRDefault="008F045E">
      <w:r>
        <w:rPr>
          <w:noProof/>
        </w:rPr>
        <w:drawing>
          <wp:inline distT="0" distB="0" distL="0" distR="0" wp14:anchorId="30DCF9E3" wp14:editId="11E10345">
            <wp:extent cx="6400800" cy="3399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399790"/>
                    </a:xfrm>
                    <a:prstGeom prst="rect">
                      <a:avLst/>
                    </a:prstGeom>
                    <a:noFill/>
                    <a:ln>
                      <a:noFill/>
                    </a:ln>
                  </pic:spPr>
                </pic:pic>
              </a:graphicData>
            </a:graphic>
          </wp:inline>
        </w:drawing>
      </w:r>
    </w:p>
    <w:p w14:paraId="18E02B2E" w14:textId="34E27356" w:rsidR="008F045E" w:rsidRDefault="008F045E">
      <w:r>
        <w:br w:type="page"/>
      </w:r>
    </w:p>
    <w:p w14:paraId="6E6F6F66" w14:textId="4D636BEE" w:rsidR="00FB5731" w:rsidRDefault="008F045E" w:rsidP="008F045E">
      <w:pPr>
        <w:jc w:val="center"/>
      </w:pPr>
      <w:commentRangeStart w:id="87"/>
      <w:r>
        <w:lastRenderedPageBreak/>
        <w:t xml:space="preserve">Table 4. </w:t>
      </w:r>
      <w:r w:rsidR="00C60443">
        <w:t>Tourism-dependent economies</w:t>
      </w:r>
      <w:r w:rsidR="00581152">
        <w:t xml:space="preserve"> and other economies</w:t>
      </w:r>
      <w:r w:rsidR="00C60443">
        <w:t>: GDP per capita and external position</w:t>
      </w:r>
      <w:commentRangeEnd w:id="87"/>
      <w:r w:rsidR="00050319">
        <w:rPr>
          <w:rStyle w:val="CommentReference"/>
        </w:rPr>
        <w:commentReference w:id="87"/>
      </w:r>
    </w:p>
    <w:p w14:paraId="057AFA38" w14:textId="59DDEE3D" w:rsidR="00C60443" w:rsidRDefault="00C60443" w:rsidP="008F045E">
      <w:pPr>
        <w:jc w:val="center"/>
      </w:pPr>
    </w:p>
    <w:p w14:paraId="32098755" w14:textId="200D7E09" w:rsidR="00C60443" w:rsidRDefault="00581152" w:rsidP="008F045E">
      <w:pPr>
        <w:jc w:val="center"/>
      </w:pPr>
      <w:r>
        <w:rPr>
          <w:noProof/>
        </w:rPr>
        <w:drawing>
          <wp:inline distT="0" distB="0" distL="0" distR="0" wp14:anchorId="32C9A253" wp14:editId="0A21F766">
            <wp:extent cx="6400800" cy="3532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532505"/>
                    </a:xfrm>
                    <a:prstGeom prst="rect">
                      <a:avLst/>
                    </a:prstGeom>
                    <a:noFill/>
                    <a:ln>
                      <a:noFill/>
                    </a:ln>
                  </pic:spPr>
                </pic:pic>
              </a:graphicData>
            </a:graphic>
          </wp:inline>
        </w:drawing>
      </w:r>
    </w:p>
    <w:p w14:paraId="720A14E6" w14:textId="5FAB4FA2" w:rsidR="003C4257" w:rsidRDefault="001F074A">
      <w:r>
        <w:t>Note:</w:t>
      </w:r>
      <w:r w:rsidR="00A37623">
        <w:t xml:space="preserve"> High tourism revenues: average </w:t>
      </w:r>
      <w:bookmarkStart w:id="88" w:name="_Hlk78534024"/>
      <w:r w:rsidR="00A37623">
        <w:t>net revenues from international travel in 2015-19 &gt; 5 percent of GDP</w:t>
      </w:r>
      <w:bookmarkEnd w:id="88"/>
      <w:r w:rsidR="00A37623">
        <w:t xml:space="preserve">; </w:t>
      </w:r>
    </w:p>
    <w:p w14:paraId="4A1AEA9E" w14:textId="428C6BB9" w:rsidR="00A37623" w:rsidRDefault="00A37623">
      <w:r>
        <w:t>Positive tourism revenues: average net revenues from international travel in 2015-19 between 0 and  5 percent of GDP.</w:t>
      </w:r>
    </w:p>
    <w:p w14:paraId="394C3699" w14:textId="77777777" w:rsidR="00543DE2" w:rsidRDefault="00543DE2"/>
    <w:p w14:paraId="345DFAB0" w14:textId="4DA4CCB0" w:rsidR="00E2515D" w:rsidRDefault="00E2515D">
      <w:r>
        <w:br w:type="page"/>
      </w:r>
    </w:p>
    <w:p w14:paraId="464D504F" w14:textId="3419A92C" w:rsidR="00E2515D" w:rsidRDefault="00E2515D" w:rsidP="00E2515D">
      <w:pPr>
        <w:jc w:val="center"/>
      </w:pPr>
      <w:r>
        <w:lastRenderedPageBreak/>
        <w:t>Table 5. Economies with large net transport revenues as a share of GDP</w:t>
      </w:r>
    </w:p>
    <w:p w14:paraId="577BC105" w14:textId="41A8B3F5" w:rsidR="00E2515D" w:rsidRDefault="00E2515D" w:rsidP="00E2515D">
      <w:pPr>
        <w:jc w:val="center"/>
      </w:pPr>
    </w:p>
    <w:p w14:paraId="000CA15D" w14:textId="62E8C595" w:rsidR="00E2515D" w:rsidRDefault="00E2515D" w:rsidP="00E2515D">
      <w:pPr>
        <w:jc w:val="center"/>
      </w:pPr>
      <w:r>
        <w:rPr>
          <w:noProof/>
        </w:rPr>
        <w:drawing>
          <wp:inline distT="0" distB="0" distL="0" distR="0" wp14:anchorId="16F0CA5C" wp14:editId="4493777D">
            <wp:extent cx="3117850" cy="4287707"/>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5_transportation_revenu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4474" cy="4351825"/>
                    </a:xfrm>
                    <a:prstGeom prst="rect">
                      <a:avLst/>
                    </a:prstGeom>
                  </pic:spPr>
                </pic:pic>
              </a:graphicData>
            </a:graphic>
          </wp:inline>
        </w:drawing>
      </w:r>
    </w:p>
    <w:p w14:paraId="2C8C22CE" w14:textId="77777777" w:rsidR="00E6642C" w:rsidRDefault="00E6642C" w:rsidP="00E6642C">
      <w:pPr>
        <w:jc w:val="both"/>
      </w:pPr>
    </w:p>
    <w:p w14:paraId="50DC9BB9" w14:textId="0F0D2B7A" w:rsidR="00E2515D" w:rsidRDefault="00E6642C" w:rsidP="00E6642C">
      <w:pPr>
        <w:jc w:val="both"/>
      </w:pPr>
      <w:r>
        <w:t>Source: author’s calculation based on IMF, Balance of Payments Statistics and national sources.</w:t>
      </w:r>
      <w:r w:rsidR="00E2515D">
        <w:br w:type="page"/>
      </w:r>
    </w:p>
    <w:p w14:paraId="55AFA048" w14:textId="77777777" w:rsidR="00E2515D" w:rsidRDefault="00E2515D"/>
    <w:p w14:paraId="7B8EBAAE" w14:textId="1DD3C31E" w:rsidR="005051B7" w:rsidRDefault="00F17DC1" w:rsidP="00F17DC1">
      <w:pPr>
        <w:jc w:val="center"/>
        <w:rPr>
          <w:ins w:id="89" w:author="Gian Maria Milesi-Ferretti" w:date="2021-08-05T12:05:00Z"/>
        </w:rPr>
      </w:pPr>
      <w:commentRangeStart w:id="90"/>
      <w:del w:id="91" w:author="Gian Maria Milesi-Ferretti" w:date="2021-08-05T12:05:00Z">
        <w:r w:rsidDel="002F1C6E">
          <w:delText xml:space="preserve">Table </w:delText>
        </w:r>
        <w:r w:rsidR="00201ECF" w:rsidDel="002F1C6E">
          <w:delText>6</w:delText>
        </w:r>
        <w:r w:rsidDel="002F1C6E">
          <w:delText>. Current account adjustment</w:delText>
        </w:r>
      </w:del>
      <w:del w:id="92" w:author="Gian Maria Milesi-Ferretti" w:date="2021-08-04T15:34:00Z">
        <w:r w:rsidDel="00D57E53">
          <w:delText>,</w:delText>
        </w:r>
      </w:del>
      <w:del w:id="93" w:author="Gian Maria Milesi-Ferretti" w:date="2021-08-05T12:05:00Z">
        <w:r w:rsidDel="002F1C6E">
          <w:delText xml:space="preserve"> 2020</w:delText>
        </w:r>
      </w:del>
    </w:p>
    <w:p w14:paraId="5FF11FED" w14:textId="77777777" w:rsidR="002F1C6E" w:rsidRDefault="002F1C6E" w:rsidP="00F17DC1">
      <w:pPr>
        <w:jc w:val="center"/>
        <w:rPr>
          <w:ins w:id="94" w:author="Gian Maria Milesi-Ferretti" w:date="2021-08-05T12:04:00Z"/>
        </w:rPr>
      </w:pPr>
    </w:p>
    <w:p w14:paraId="14464065" w14:textId="6AF9027B" w:rsidR="00F17DC1" w:rsidRDefault="005051B7" w:rsidP="00F17DC1">
      <w:pPr>
        <w:jc w:val="center"/>
      </w:pPr>
      <w:ins w:id="95" w:author="Gian Maria Milesi-Ferretti" w:date="2021-08-05T12:05:00Z">
        <w:r>
          <w:rPr>
            <w:noProof/>
          </w:rPr>
          <w:drawing>
            <wp:inline distT="0" distB="0" distL="0" distR="0" wp14:anchorId="6DE113AE" wp14:editId="73F43245">
              <wp:extent cx="6400800" cy="3385185"/>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385185"/>
                      </a:xfrm>
                      <a:prstGeom prst="rect">
                        <a:avLst/>
                      </a:prstGeom>
                    </pic:spPr>
                  </pic:pic>
                </a:graphicData>
              </a:graphic>
            </wp:inline>
          </w:drawing>
        </w:r>
      </w:ins>
      <w:del w:id="96" w:author="Gian Maria Milesi-Ferretti" w:date="2021-08-04T15:34:00Z">
        <w:r w:rsidR="00F17DC1" w:rsidDel="00D57E53">
          <w:delText xml:space="preserve">  vs 2015-1</w:delText>
        </w:r>
      </w:del>
      <w:del w:id="97" w:author="Gian Maria Milesi-Ferretti" w:date="2021-08-04T15:36:00Z">
        <w:r w:rsidR="00F17DC1" w:rsidDel="00E55133">
          <w:delText>9</w:delText>
        </w:r>
      </w:del>
      <w:commentRangeEnd w:id="90"/>
      <w:r w:rsidR="00050319">
        <w:rPr>
          <w:rStyle w:val="CommentReference"/>
        </w:rPr>
        <w:commentReference w:id="90"/>
      </w:r>
    </w:p>
    <w:tbl>
      <w:tblPr>
        <w:tblW w:w="10080" w:type="dxa"/>
        <w:tblLook w:val="04A0" w:firstRow="1" w:lastRow="0" w:firstColumn="1" w:lastColumn="0" w:noHBand="0" w:noVBand="1"/>
      </w:tblPr>
      <w:tblGrid>
        <w:gridCol w:w="2709"/>
        <w:gridCol w:w="216"/>
        <w:gridCol w:w="1025"/>
        <w:gridCol w:w="1226"/>
        <w:gridCol w:w="1226"/>
        <w:gridCol w:w="1226"/>
        <w:gridCol w:w="1226"/>
        <w:gridCol w:w="1226"/>
      </w:tblGrid>
      <w:tr w:rsidR="005C1F3E" w:rsidRPr="00F17DC1" w:rsidDel="002F1C6E" w14:paraId="21BA2A48" w14:textId="22FF32A4" w:rsidTr="0079220F">
        <w:trPr>
          <w:trHeight w:val="290"/>
          <w:del w:id="98" w:author="Gian Maria Milesi-Ferretti" w:date="2021-08-05T12:05:00Z"/>
        </w:trPr>
        <w:tc>
          <w:tcPr>
            <w:tcW w:w="2925" w:type="dxa"/>
            <w:gridSpan w:val="2"/>
            <w:tcBorders>
              <w:top w:val="nil"/>
              <w:left w:val="nil"/>
              <w:bottom w:val="nil"/>
              <w:right w:val="nil"/>
            </w:tcBorders>
            <w:shd w:val="clear" w:color="000000" w:fill="FFFFFF"/>
            <w:noWrap/>
            <w:vAlign w:val="bottom"/>
            <w:hideMark/>
          </w:tcPr>
          <w:p w14:paraId="7AA9DBA2" w14:textId="7840E11C" w:rsidR="00F17DC1" w:rsidRPr="00F17DC1" w:rsidDel="002F1C6E" w:rsidRDefault="00F17DC1" w:rsidP="00F17DC1">
            <w:pPr>
              <w:spacing w:after="0" w:line="240" w:lineRule="auto"/>
              <w:rPr>
                <w:del w:id="99" w:author="Gian Maria Milesi-Ferretti" w:date="2021-08-05T12:05:00Z"/>
                <w:rFonts w:ascii="Calibri" w:eastAsia="Times New Roman" w:hAnsi="Calibri" w:cs="Calibri"/>
                <w:color w:val="000000"/>
              </w:rPr>
            </w:pPr>
            <w:del w:id="100" w:author="Gian Maria Milesi-Ferretti" w:date="2021-08-05T12:05:00Z">
              <w:r w:rsidRPr="00F17DC1" w:rsidDel="002F1C6E">
                <w:rPr>
                  <w:rFonts w:ascii="Calibri" w:eastAsia="Times New Roman" w:hAnsi="Calibri" w:cs="Calibri"/>
                  <w:color w:val="000000"/>
                </w:rPr>
                <w:delText> </w:delText>
              </w:r>
            </w:del>
          </w:p>
        </w:tc>
        <w:tc>
          <w:tcPr>
            <w:tcW w:w="1025" w:type="dxa"/>
            <w:tcBorders>
              <w:top w:val="nil"/>
              <w:left w:val="nil"/>
              <w:bottom w:val="nil"/>
              <w:right w:val="nil"/>
            </w:tcBorders>
            <w:shd w:val="clear" w:color="000000" w:fill="FFFFFF"/>
            <w:noWrap/>
            <w:vAlign w:val="bottom"/>
            <w:hideMark/>
          </w:tcPr>
          <w:p w14:paraId="615BE02B" w14:textId="2C24DB06" w:rsidR="00F17DC1" w:rsidRPr="00F17DC1" w:rsidDel="002F1C6E" w:rsidRDefault="00F17DC1" w:rsidP="00F17DC1">
            <w:pPr>
              <w:spacing w:after="0" w:line="240" w:lineRule="auto"/>
              <w:rPr>
                <w:del w:id="101" w:author="Gian Maria Milesi-Ferretti" w:date="2021-08-05T12:05:00Z"/>
                <w:rFonts w:ascii="Calibri" w:eastAsia="Times New Roman" w:hAnsi="Calibri" w:cs="Calibri"/>
                <w:color w:val="000000"/>
              </w:rPr>
            </w:pPr>
            <w:del w:id="102"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1CB3B773" w14:textId="390F33D2" w:rsidR="00F17DC1" w:rsidRPr="00F17DC1" w:rsidDel="002F1C6E" w:rsidRDefault="00F17DC1" w:rsidP="00F17DC1">
            <w:pPr>
              <w:spacing w:after="0" w:line="240" w:lineRule="auto"/>
              <w:rPr>
                <w:del w:id="103" w:author="Gian Maria Milesi-Ferretti" w:date="2021-08-05T12:05:00Z"/>
                <w:rFonts w:ascii="Calibri" w:eastAsia="Times New Roman" w:hAnsi="Calibri" w:cs="Calibri"/>
                <w:color w:val="000000"/>
              </w:rPr>
            </w:pPr>
            <w:del w:id="104"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35918AD9" w14:textId="22AE047D" w:rsidR="00F17DC1" w:rsidRPr="00F17DC1" w:rsidDel="002F1C6E" w:rsidRDefault="00F17DC1" w:rsidP="00F17DC1">
            <w:pPr>
              <w:spacing w:after="0" w:line="240" w:lineRule="auto"/>
              <w:rPr>
                <w:del w:id="105" w:author="Gian Maria Milesi-Ferretti" w:date="2021-08-05T12:05:00Z"/>
                <w:rFonts w:ascii="Calibri" w:eastAsia="Times New Roman" w:hAnsi="Calibri" w:cs="Calibri"/>
                <w:color w:val="000000"/>
              </w:rPr>
            </w:pPr>
            <w:del w:id="106"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2B887908" w14:textId="50D620E0" w:rsidR="00F17DC1" w:rsidRPr="00F17DC1" w:rsidDel="002F1C6E" w:rsidRDefault="00F17DC1" w:rsidP="00F17DC1">
            <w:pPr>
              <w:spacing w:after="0" w:line="240" w:lineRule="auto"/>
              <w:rPr>
                <w:del w:id="107" w:author="Gian Maria Milesi-Ferretti" w:date="2021-08-05T12:05:00Z"/>
                <w:rFonts w:ascii="Calibri" w:eastAsia="Times New Roman" w:hAnsi="Calibri" w:cs="Calibri"/>
                <w:color w:val="000000"/>
              </w:rPr>
            </w:pPr>
            <w:del w:id="108"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2D97E559" w14:textId="4E5EF9F6" w:rsidR="00F17DC1" w:rsidRPr="00F17DC1" w:rsidDel="002F1C6E" w:rsidRDefault="00F17DC1" w:rsidP="00F17DC1">
            <w:pPr>
              <w:spacing w:after="0" w:line="240" w:lineRule="auto"/>
              <w:rPr>
                <w:del w:id="109" w:author="Gian Maria Milesi-Ferretti" w:date="2021-08-05T12:05:00Z"/>
                <w:rFonts w:ascii="Calibri" w:eastAsia="Times New Roman" w:hAnsi="Calibri" w:cs="Calibri"/>
                <w:color w:val="000000"/>
              </w:rPr>
            </w:pPr>
            <w:del w:id="110"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37465F13" w14:textId="498F8C1E" w:rsidR="00F17DC1" w:rsidRPr="00F17DC1" w:rsidDel="002F1C6E" w:rsidRDefault="00F17DC1" w:rsidP="00F17DC1">
            <w:pPr>
              <w:spacing w:after="0" w:line="240" w:lineRule="auto"/>
              <w:rPr>
                <w:del w:id="111" w:author="Gian Maria Milesi-Ferretti" w:date="2021-08-05T12:05:00Z"/>
                <w:rFonts w:ascii="Calibri" w:eastAsia="Times New Roman" w:hAnsi="Calibri" w:cs="Calibri"/>
                <w:color w:val="000000"/>
              </w:rPr>
            </w:pPr>
            <w:del w:id="112" w:author="Gian Maria Milesi-Ferretti" w:date="2021-08-05T12:05:00Z">
              <w:r w:rsidRPr="00F17DC1" w:rsidDel="002F1C6E">
                <w:rPr>
                  <w:rFonts w:ascii="Calibri" w:eastAsia="Times New Roman" w:hAnsi="Calibri" w:cs="Calibri"/>
                  <w:color w:val="000000"/>
                </w:rPr>
                <w:delText> </w:delText>
              </w:r>
            </w:del>
          </w:p>
        </w:tc>
      </w:tr>
      <w:tr w:rsidR="005C1F3E" w:rsidRPr="00F17DC1" w:rsidDel="002F1C6E" w14:paraId="630789D9" w14:textId="0CB7D1BA" w:rsidTr="0079220F">
        <w:trPr>
          <w:trHeight w:val="290"/>
          <w:del w:id="113" w:author="Gian Maria Milesi-Ferretti" w:date="2021-08-05T12:05:00Z"/>
        </w:trPr>
        <w:tc>
          <w:tcPr>
            <w:tcW w:w="2709" w:type="dxa"/>
            <w:tcBorders>
              <w:top w:val="nil"/>
              <w:left w:val="nil"/>
              <w:bottom w:val="nil"/>
              <w:right w:val="nil"/>
            </w:tcBorders>
            <w:shd w:val="clear" w:color="000000" w:fill="FFFFFF"/>
            <w:noWrap/>
            <w:vAlign w:val="bottom"/>
            <w:hideMark/>
          </w:tcPr>
          <w:p w14:paraId="7DF4BF7B" w14:textId="3473E955" w:rsidR="00F17DC1" w:rsidRPr="00F17DC1" w:rsidDel="002F1C6E" w:rsidRDefault="00F17DC1" w:rsidP="00F17DC1">
            <w:pPr>
              <w:spacing w:after="0" w:line="240" w:lineRule="auto"/>
              <w:rPr>
                <w:del w:id="114" w:author="Gian Maria Milesi-Ferretti" w:date="2021-08-05T12:05:00Z"/>
                <w:rFonts w:ascii="Calibri" w:eastAsia="Times New Roman" w:hAnsi="Calibri" w:cs="Calibri"/>
                <w:color w:val="000000"/>
              </w:rPr>
            </w:pPr>
            <w:del w:id="115" w:author="Gian Maria Milesi-Ferretti" w:date="2021-08-05T12:05:00Z">
              <w:r w:rsidRPr="00F17DC1" w:rsidDel="002F1C6E">
                <w:rPr>
                  <w:rFonts w:ascii="Calibri" w:eastAsia="Times New Roman" w:hAnsi="Calibri" w:cs="Calibri"/>
                  <w:color w:val="000000"/>
                </w:rPr>
                <w:delText> </w:delText>
              </w:r>
            </w:del>
          </w:p>
        </w:tc>
        <w:tc>
          <w:tcPr>
            <w:tcW w:w="1241" w:type="dxa"/>
            <w:gridSpan w:val="2"/>
            <w:tcBorders>
              <w:top w:val="nil"/>
              <w:left w:val="nil"/>
              <w:bottom w:val="nil"/>
              <w:right w:val="nil"/>
            </w:tcBorders>
            <w:shd w:val="clear" w:color="000000" w:fill="FFFFFF"/>
            <w:noWrap/>
            <w:vAlign w:val="bottom"/>
            <w:hideMark/>
          </w:tcPr>
          <w:p w14:paraId="3162BBC9" w14:textId="556ED9AA" w:rsidR="00F17DC1" w:rsidRPr="00F17DC1" w:rsidDel="002F1C6E" w:rsidRDefault="00F17DC1" w:rsidP="00F17DC1">
            <w:pPr>
              <w:spacing w:after="0" w:line="240" w:lineRule="auto"/>
              <w:rPr>
                <w:del w:id="116" w:author="Gian Maria Milesi-Ferretti" w:date="2021-08-05T12:05:00Z"/>
                <w:rFonts w:ascii="Calibri" w:eastAsia="Times New Roman" w:hAnsi="Calibri" w:cs="Calibri"/>
                <w:color w:val="000000"/>
              </w:rPr>
            </w:pPr>
            <w:del w:id="117" w:author="Gian Maria Milesi-Ferretti" w:date="2021-08-05T12:05:00Z">
              <w:r w:rsidRPr="00F17DC1" w:rsidDel="002F1C6E">
                <w:rPr>
                  <w:rFonts w:ascii="Calibri" w:eastAsia="Times New Roman" w:hAnsi="Calibri" w:cs="Calibri"/>
                  <w:color w:val="000000"/>
                </w:rPr>
                <w:delText>(1)</w:delText>
              </w:r>
            </w:del>
          </w:p>
        </w:tc>
        <w:tc>
          <w:tcPr>
            <w:tcW w:w="1226" w:type="dxa"/>
            <w:tcBorders>
              <w:top w:val="nil"/>
              <w:left w:val="nil"/>
              <w:bottom w:val="nil"/>
              <w:right w:val="nil"/>
            </w:tcBorders>
            <w:shd w:val="clear" w:color="000000" w:fill="FFFFFF"/>
            <w:noWrap/>
            <w:vAlign w:val="bottom"/>
            <w:hideMark/>
          </w:tcPr>
          <w:p w14:paraId="33CAC94A" w14:textId="7D84BA60" w:rsidR="00F17DC1" w:rsidRPr="00F17DC1" w:rsidDel="002F1C6E" w:rsidRDefault="00F17DC1" w:rsidP="00F17DC1">
            <w:pPr>
              <w:spacing w:after="0" w:line="240" w:lineRule="auto"/>
              <w:rPr>
                <w:del w:id="118" w:author="Gian Maria Milesi-Ferretti" w:date="2021-08-05T12:05:00Z"/>
                <w:rFonts w:ascii="Calibri" w:eastAsia="Times New Roman" w:hAnsi="Calibri" w:cs="Calibri"/>
                <w:color w:val="000000"/>
              </w:rPr>
            </w:pPr>
            <w:del w:id="119" w:author="Gian Maria Milesi-Ferretti" w:date="2021-08-05T12:05:00Z">
              <w:r w:rsidRPr="00F17DC1" w:rsidDel="002F1C6E">
                <w:rPr>
                  <w:rFonts w:ascii="Calibri" w:eastAsia="Times New Roman" w:hAnsi="Calibri" w:cs="Calibri"/>
                  <w:color w:val="000000"/>
                </w:rPr>
                <w:delText>(2)</w:delText>
              </w:r>
            </w:del>
          </w:p>
        </w:tc>
        <w:tc>
          <w:tcPr>
            <w:tcW w:w="1226" w:type="dxa"/>
            <w:tcBorders>
              <w:top w:val="nil"/>
              <w:left w:val="nil"/>
              <w:bottom w:val="nil"/>
              <w:right w:val="nil"/>
            </w:tcBorders>
            <w:shd w:val="clear" w:color="000000" w:fill="FFFFFF"/>
            <w:noWrap/>
            <w:vAlign w:val="bottom"/>
            <w:hideMark/>
          </w:tcPr>
          <w:p w14:paraId="0598E95D" w14:textId="539644F3" w:rsidR="00F17DC1" w:rsidRPr="00F17DC1" w:rsidDel="002F1C6E" w:rsidRDefault="00F17DC1" w:rsidP="00F17DC1">
            <w:pPr>
              <w:spacing w:after="0" w:line="240" w:lineRule="auto"/>
              <w:rPr>
                <w:del w:id="120" w:author="Gian Maria Milesi-Ferretti" w:date="2021-08-05T12:05:00Z"/>
                <w:rFonts w:ascii="Calibri" w:eastAsia="Times New Roman" w:hAnsi="Calibri" w:cs="Calibri"/>
                <w:color w:val="000000"/>
              </w:rPr>
            </w:pPr>
            <w:del w:id="121" w:author="Gian Maria Milesi-Ferretti" w:date="2021-08-05T12:05:00Z">
              <w:r w:rsidRPr="00F17DC1" w:rsidDel="002F1C6E">
                <w:rPr>
                  <w:rFonts w:ascii="Calibri" w:eastAsia="Times New Roman" w:hAnsi="Calibri" w:cs="Calibri"/>
                  <w:color w:val="000000"/>
                </w:rPr>
                <w:delText>(3)</w:delText>
              </w:r>
            </w:del>
          </w:p>
        </w:tc>
        <w:tc>
          <w:tcPr>
            <w:tcW w:w="1226" w:type="dxa"/>
            <w:tcBorders>
              <w:top w:val="nil"/>
              <w:left w:val="nil"/>
              <w:bottom w:val="nil"/>
              <w:right w:val="nil"/>
            </w:tcBorders>
            <w:shd w:val="clear" w:color="000000" w:fill="FFFFFF"/>
            <w:noWrap/>
            <w:vAlign w:val="bottom"/>
            <w:hideMark/>
          </w:tcPr>
          <w:p w14:paraId="563D4137" w14:textId="17F99730" w:rsidR="00F17DC1" w:rsidRPr="00F17DC1" w:rsidDel="002F1C6E" w:rsidRDefault="00F17DC1" w:rsidP="00F17DC1">
            <w:pPr>
              <w:spacing w:after="0" w:line="240" w:lineRule="auto"/>
              <w:rPr>
                <w:del w:id="122" w:author="Gian Maria Milesi-Ferretti" w:date="2021-08-05T12:05:00Z"/>
                <w:rFonts w:ascii="Calibri" w:eastAsia="Times New Roman" w:hAnsi="Calibri" w:cs="Calibri"/>
                <w:color w:val="000000"/>
              </w:rPr>
            </w:pPr>
            <w:del w:id="123" w:author="Gian Maria Milesi-Ferretti" w:date="2021-08-05T12:05:00Z">
              <w:r w:rsidRPr="00F17DC1" w:rsidDel="002F1C6E">
                <w:rPr>
                  <w:rFonts w:ascii="Calibri" w:eastAsia="Times New Roman" w:hAnsi="Calibri" w:cs="Calibri"/>
                  <w:color w:val="000000"/>
                </w:rPr>
                <w:delText>(4)</w:delText>
              </w:r>
            </w:del>
          </w:p>
        </w:tc>
        <w:tc>
          <w:tcPr>
            <w:tcW w:w="1226" w:type="dxa"/>
            <w:tcBorders>
              <w:top w:val="nil"/>
              <w:left w:val="nil"/>
              <w:bottom w:val="nil"/>
              <w:right w:val="nil"/>
            </w:tcBorders>
            <w:shd w:val="clear" w:color="000000" w:fill="FFFFFF"/>
            <w:noWrap/>
            <w:vAlign w:val="bottom"/>
            <w:hideMark/>
          </w:tcPr>
          <w:p w14:paraId="06FBD02C" w14:textId="266F1D46" w:rsidR="00F17DC1" w:rsidRPr="00F17DC1" w:rsidDel="002F1C6E" w:rsidRDefault="00F17DC1" w:rsidP="00F17DC1">
            <w:pPr>
              <w:spacing w:after="0" w:line="240" w:lineRule="auto"/>
              <w:rPr>
                <w:del w:id="124" w:author="Gian Maria Milesi-Ferretti" w:date="2021-08-05T12:05:00Z"/>
                <w:rFonts w:ascii="Calibri" w:eastAsia="Times New Roman" w:hAnsi="Calibri" w:cs="Calibri"/>
                <w:color w:val="000000"/>
              </w:rPr>
            </w:pPr>
            <w:del w:id="125" w:author="Gian Maria Milesi-Ferretti" w:date="2021-08-05T12:05:00Z">
              <w:r w:rsidRPr="00F17DC1" w:rsidDel="002F1C6E">
                <w:rPr>
                  <w:rFonts w:ascii="Calibri" w:eastAsia="Times New Roman" w:hAnsi="Calibri" w:cs="Calibri"/>
                  <w:color w:val="000000"/>
                </w:rPr>
                <w:delText>(5)</w:delText>
              </w:r>
            </w:del>
          </w:p>
        </w:tc>
        <w:tc>
          <w:tcPr>
            <w:tcW w:w="1226" w:type="dxa"/>
            <w:tcBorders>
              <w:top w:val="nil"/>
              <w:left w:val="nil"/>
              <w:bottom w:val="nil"/>
              <w:right w:val="nil"/>
            </w:tcBorders>
            <w:shd w:val="clear" w:color="000000" w:fill="FFFFFF"/>
            <w:noWrap/>
            <w:vAlign w:val="bottom"/>
            <w:hideMark/>
          </w:tcPr>
          <w:p w14:paraId="056DDEC3" w14:textId="422B285A" w:rsidR="00F17DC1" w:rsidRPr="00F17DC1" w:rsidDel="002F1C6E" w:rsidRDefault="00F17DC1" w:rsidP="00F17DC1">
            <w:pPr>
              <w:spacing w:after="0" w:line="240" w:lineRule="auto"/>
              <w:rPr>
                <w:del w:id="126" w:author="Gian Maria Milesi-Ferretti" w:date="2021-08-05T12:05:00Z"/>
                <w:rFonts w:ascii="Calibri" w:eastAsia="Times New Roman" w:hAnsi="Calibri" w:cs="Calibri"/>
                <w:color w:val="000000"/>
              </w:rPr>
            </w:pPr>
            <w:del w:id="127" w:author="Gian Maria Milesi-Ferretti" w:date="2021-08-05T12:05:00Z">
              <w:r w:rsidRPr="00F17DC1" w:rsidDel="002F1C6E">
                <w:rPr>
                  <w:rFonts w:ascii="Calibri" w:eastAsia="Times New Roman" w:hAnsi="Calibri" w:cs="Calibri"/>
                  <w:color w:val="000000"/>
                </w:rPr>
                <w:delText>(6)</w:delText>
              </w:r>
            </w:del>
          </w:p>
        </w:tc>
      </w:tr>
      <w:tr w:rsidR="005C1F3E" w:rsidRPr="00F17DC1" w:rsidDel="002F1C6E" w14:paraId="0569B237" w14:textId="633747B2" w:rsidTr="0079220F">
        <w:trPr>
          <w:trHeight w:val="290"/>
          <w:del w:id="128" w:author="Gian Maria Milesi-Ferretti" w:date="2021-08-05T12:05:00Z"/>
        </w:trPr>
        <w:tc>
          <w:tcPr>
            <w:tcW w:w="2709" w:type="dxa"/>
            <w:tcBorders>
              <w:top w:val="nil"/>
              <w:left w:val="nil"/>
              <w:bottom w:val="nil"/>
              <w:right w:val="nil"/>
            </w:tcBorders>
            <w:shd w:val="clear" w:color="000000" w:fill="FFFFFF"/>
            <w:noWrap/>
            <w:vAlign w:val="bottom"/>
            <w:hideMark/>
          </w:tcPr>
          <w:p w14:paraId="33402DB6" w14:textId="1DABB024" w:rsidR="00F17DC1" w:rsidRPr="00F17DC1" w:rsidDel="002F1C6E" w:rsidRDefault="00F17DC1" w:rsidP="00F17DC1">
            <w:pPr>
              <w:spacing w:after="0" w:line="240" w:lineRule="auto"/>
              <w:rPr>
                <w:del w:id="129" w:author="Gian Maria Milesi-Ferretti" w:date="2021-08-05T12:05:00Z"/>
                <w:rFonts w:ascii="Calibri" w:eastAsia="Times New Roman" w:hAnsi="Calibri" w:cs="Calibri"/>
                <w:color w:val="000000"/>
              </w:rPr>
            </w:pPr>
            <w:del w:id="130" w:author="Gian Maria Milesi-Ferretti" w:date="2021-08-05T12:05:00Z">
              <w:r w:rsidRPr="00F17DC1" w:rsidDel="002F1C6E">
                <w:rPr>
                  <w:rFonts w:ascii="Calibri" w:eastAsia="Times New Roman" w:hAnsi="Calibri" w:cs="Calibri"/>
                  <w:color w:val="000000"/>
                </w:rPr>
                <w:delText> </w:delText>
              </w:r>
            </w:del>
          </w:p>
        </w:tc>
        <w:tc>
          <w:tcPr>
            <w:tcW w:w="1241" w:type="dxa"/>
            <w:gridSpan w:val="2"/>
            <w:tcBorders>
              <w:top w:val="nil"/>
              <w:left w:val="nil"/>
              <w:bottom w:val="nil"/>
              <w:right w:val="nil"/>
            </w:tcBorders>
            <w:shd w:val="clear" w:color="000000" w:fill="FFFFFF"/>
            <w:noWrap/>
            <w:vAlign w:val="bottom"/>
            <w:hideMark/>
          </w:tcPr>
          <w:p w14:paraId="40267DD4" w14:textId="7D2A5672" w:rsidR="00F17DC1" w:rsidRPr="00F17DC1" w:rsidDel="002F1C6E" w:rsidRDefault="00F17DC1" w:rsidP="00F17DC1">
            <w:pPr>
              <w:spacing w:after="0" w:line="240" w:lineRule="auto"/>
              <w:rPr>
                <w:del w:id="131" w:author="Gian Maria Milesi-Ferretti" w:date="2021-08-05T12:05:00Z"/>
                <w:rFonts w:ascii="Calibri" w:eastAsia="Times New Roman" w:hAnsi="Calibri" w:cs="Calibri"/>
                <w:color w:val="000000"/>
              </w:rPr>
            </w:pPr>
            <w:del w:id="132" w:author="Gian Maria Milesi-Ferretti" w:date="2021-08-05T12:05:00Z">
              <w:r w:rsidRPr="00F17DC1" w:rsidDel="002F1C6E">
                <w:rPr>
                  <w:rFonts w:ascii="Calibri" w:eastAsia="Times New Roman" w:hAnsi="Calibri" w:cs="Calibri"/>
                  <w:color w:val="000000"/>
                </w:rPr>
                <w:delText>All</w:delText>
              </w:r>
            </w:del>
          </w:p>
        </w:tc>
        <w:tc>
          <w:tcPr>
            <w:tcW w:w="1226" w:type="dxa"/>
            <w:tcBorders>
              <w:top w:val="nil"/>
              <w:left w:val="nil"/>
              <w:bottom w:val="nil"/>
              <w:right w:val="nil"/>
            </w:tcBorders>
            <w:shd w:val="clear" w:color="000000" w:fill="FFFFFF"/>
            <w:noWrap/>
            <w:vAlign w:val="bottom"/>
            <w:hideMark/>
          </w:tcPr>
          <w:p w14:paraId="1FB5F846" w14:textId="1F58B5CC" w:rsidR="00F17DC1" w:rsidRPr="00F17DC1" w:rsidDel="002F1C6E" w:rsidRDefault="00F17DC1" w:rsidP="00F17DC1">
            <w:pPr>
              <w:spacing w:after="0" w:line="240" w:lineRule="auto"/>
              <w:rPr>
                <w:del w:id="133" w:author="Gian Maria Milesi-Ferretti" w:date="2021-08-05T12:05:00Z"/>
                <w:rFonts w:ascii="Calibri" w:eastAsia="Times New Roman" w:hAnsi="Calibri" w:cs="Calibri"/>
                <w:color w:val="000000"/>
              </w:rPr>
            </w:pPr>
            <w:del w:id="134" w:author="Gian Maria Milesi-Ferretti" w:date="2021-08-05T12:05:00Z">
              <w:r w:rsidRPr="00F17DC1" w:rsidDel="002F1C6E">
                <w:rPr>
                  <w:rFonts w:ascii="Calibri" w:eastAsia="Times New Roman" w:hAnsi="Calibri" w:cs="Calibri"/>
                  <w:color w:val="000000"/>
                </w:rPr>
                <w:delText>All ex KWT</w:delText>
              </w:r>
            </w:del>
          </w:p>
        </w:tc>
        <w:tc>
          <w:tcPr>
            <w:tcW w:w="1226" w:type="dxa"/>
            <w:tcBorders>
              <w:top w:val="nil"/>
              <w:left w:val="nil"/>
              <w:bottom w:val="nil"/>
              <w:right w:val="nil"/>
            </w:tcBorders>
            <w:shd w:val="clear" w:color="000000" w:fill="FFFFFF"/>
            <w:noWrap/>
            <w:vAlign w:val="bottom"/>
            <w:hideMark/>
          </w:tcPr>
          <w:p w14:paraId="23024922" w14:textId="0F73EB39" w:rsidR="00F17DC1" w:rsidRPr="00F17DC1" w:rsidDel="002F1C6E" w:rsidRDefault="00F17DC1" w:rsidP="00F17DC1">
            <w:pPr>
              <w:spacing w:after="0" w:line="240" w:lineRule="auto"/>
              <w:rPr>
                <w:del w:id="135" w:author="Gian Maria Milesi-Ferretti" w:date="2021-08-05T12:05:00Z"/>
                <w:rFonts w:ascii="Calibri" w:eastAsia="Times New Roman" w:hAnsi="Calibri" w:cs="Calibri"/>
                <w:color w:val="000000"/>
              </w:rPr>
            </w:pPr>
            <w:del w:id="136" w:author="Gian Maria Milesi-Ferretti" w:date="2021-08-05T12:05:00Z">
              <w:r w:rsidRPr="00F17DC1" w:rsidDel="002F1C6E">
                <w:rPr>
                  <w:rFonts w:ascii="Calibri" w:eastAsia="Times New Roman" w:hAnsi="Calibri" w:cs="Calibri"/>
                  <w:color w:val="000000"/>
                </w:rPr>
                <w:delText>Adv Ec</w:delText>
              </w:r>
            </w:del>
          </w:p>
        </w:tc>
        <w:tc>
          <w:tcPr>
            <w:tcW w:w="1226" w:type="dxa"/>
            <w:tcBorders>
              <w:top w:val="nil"/>
              <w:left w:val="nil"/>
              <w:bottom w:val="nil"/>
              <w:right w:val="nil"/>
            </w:tcBorders>
            <w:shd w:val="clear" w:color="000000" w:fill="FFFFFF"/>
            <w:noWrap/>
            <w:vAlign w:val="bottom"/>
            <w:hideMark/>
          </w:tcPr>
          <w:p w14:paraId="29BC5D91" w14:textId="5B846C2E" w:rsidR="00F17DC1" w:rsidRPr="00F17DC1" w:rsidDel="002F1C6E" w:rsidRDefault="00F17DC1" w:rsidP="00F17DC1">
            <w:pPr>
              <w:spacing w:after="0" w:line="240" w:lineRule="auto"/>
              <w:rPr>
                <w:del w:id="137" w:author="Gian Maria Milesi-Ferretti" w:date="2021-08-05T12:05:00Z"/>
                <w:rFonts w:ascii="Calibri" w:eastAsia="Times New Roman" w:hAnsi="Calibri" w:cs="Calibri"/>
                <w:color w:val="000000"/>
              </w:rPr>
            </w:pPr>
            <w:del w:id="138" w:author="Gian Maria Milesi-Ferretti" w:date="2021-08-05T12:05:00Z">
              <w:r w:rsidRPr="00F17DC1" w:rsidDel="002F1C6E">
                <w:rPr>
                  <w:rFonts w:ascii="Calibri" w:eastAsia="Times New Roman" w:hAnsi="Calibri" w:cs="Calibri"/>
                  <w:color w:val="000000"/>
                </w:rPr>
                <w:delText>EM ex KW</w:delText>
              </w:r>
              <w:r w:rsidR="00425A21" w:rsidDel="002F1C6E">
                <w:rPr>
                  <w:rFonts w:ascii="Calibri" w:eastAsia="Times New Roman" w:hAnsi="Calibri" w:cs="Calibri"/>
                  <w:color w:val="000000"/>
                </w:rPr>
                <w:delText>T</w:delText>
              </w:r>
            </w:del>
          </w:p>
        </w:tc>
        <w:tc>
          <w:tcPr>
            <w:tcW w:w="1226" w:type="dxa"/>
            <w:tcBorders>
              <w:top w:val="nil"/>
              <w:left w:val="nil"/>
              <w:bottom w:val="nil"/>
              <w:right w:val="nil"/>
            </w:tcBorders>
            <w:shd w:val="clear" w:color="000000" w:fill="FFFFFF"/>
            <w:noWrap/>
            <w:vAlign w:val="bottom"/>
            <w:hideMark/>
          </w:tcPr>
          <w:p w14:paraId="3A5E50B4" w14:textId="11596EDB" w:rsidR="00F17DC1" w:rsidRPr="00F17DC1" w:rsidDel="002F1C6E" w:rsidRDefault="00F17DC1" w:rsidP="00F17DC1">
            <w:pPr>
              <w:spacing w:after="0" w:line="240" w:lineRule="auto"/>
              <w:rPr>
                <w:del w:id="139" w:author="Gian Maria Milesi-Ferretti" w:date="2021-08-05T12:05:00Z"/>
                <w:rFonts w:ascii="Calibri" w:eastAsia="Times New Roman" w:hAnsi="Calibri" w:cs="Calibri"/>
                <w:color w:val="000000"/>
              </w:rPr>
            </w:pPr>
            <w:del w:id="140" w:author="Gian Maria Milesi-Ferretti" w:date="2021-08-05T12:05:00Z">
              <w:r w:rsidRPr="00F17DC1" w:rsidDel="002F1C6E">
                <w:rPr>
                  <w:rFonts w:ascii="Calibri" w:eastAsia="Times New Roman" w:hAnsi="Calibri" w:cs="Calibri"/>
                  <w:color w:val="000000"/>
                </w:rPr>
                <w:delText>BTV&gt;0</w:delText>
              </w:r>
            </w:del>
          </w:p>
        </w:tc>
        <w:tc>
          <w:tcPr>
            <w:tcW w:w="1226" w:type="dxa"/>
            <w:tcBorders>
              <w:top w:val="nil"/>
              <w:left w:val="nil"/>
              <w:bottom w:val="nil"/>
              <w:right w:val="nil"/>
            </w:tcBorders>
            <w:shd w:val="clear" w:color="000000" w:fill="FFFFFF"/>
            <w:noWrap/>
            <w:vAlign w:val="bottom"/>
            <w:hideMark/>
          </w:tcPr>
          <w:p w14:paraId="4F4AD8BD" w14:textId="75413FBE" w:rsidR="00F17DC1" w:rsidRPr="00F17DC1" w:rsidDel="002F1C6E" w:rsidRDefault="00F17DC1" w:rsidP="00F17DC1">
            <w:pPr>
              <w:spacing w:after="0" w:line="240" w:lineRule="auto"/>
              <w:rPr>
                <w:del w:id="141" w:author="Gian Maria Milesi-Ferretti" w:date="2021-08-05T12:05:00Z"/>
                <w:rFonts w:ascii="Calibri" w:eastAsia="Times New Roman" w:hAnsi="Calibri" w:cs="Calibri"/>
                <w:color w:val="000000"/>
              </w:rPr>
            </w:pPr>
            <w:del w:id="142" w:author="Gian Maria Milesi-Ferretti" w:date="2021-08-05T12:05:00Z">
              <w:r w:rsidRPr="00F17DC1" w:rsidDel="002F1C6E">
                <w:rPr>
                  <w:rFonts w:ascii="Calibri" w:eastAsia="Times New Roman" w:hAnsi="Calibri" w:cs="Calibri"/>
                  <w:color w:val="000000"/>
                </w:rPr>
                <w:delText>BTV&lt;0</w:delText>
              </w:r>
            </w:del>
          </w:p>
        </w:tc>
      </w:tr>
      <w:tr w:rsidR="005C1F3E" w:rsidRPr="00F17DC1" w:rsidDel="002F1C6E" w14:paraId="19C81E69" w14:textId="008824F2" w:rsidTr="0079220F">
        <w:trPr>
          <w:trHeight w:val="290"/>
          <w:del w:id="143" w:author="Gian Maria Milesi-Ferretti" w:date="2021-08-05T12:05:00Z"/>
        </w:trPr>
        <w:tc>
          <w:tcPr>
            <w:tcW w:w="2709" w:type="dxa"/>
            <w:tcBorders>
              <w:top w:val="nil"/>
              <w:left w:val="nil"/>
              <w:bottom w:val="nil"/>
              <w:right w:val="nil"/>
            </w:tcBorders>
            <w:shd w:val="clear" w:color="000000" w:fill="FFFFFF"/>
            <w:noWrap/>
            <w:vAlign w:val="bottom"/>
            <w:hideMark/>
          </w:tcPr>
          <w:p w14:paraId="42E69C81" w14:textId="054E523F" w:rsidR="00F17DC1" w:rsidRPr="00F17DC1" w:rsidDel="002F1C6E" w:rsidRDefault="00F17DC1" w:rsidP="00F17DC1">
            <w:pPr>
              <w:spacing w:after="0" w:line="240" w:lineRule="auto"/>
              <w:rPr>
                <w:del w:id="144" w:author="Gian Maria Milesi-Ferretti" w:date="2021-08-05T12:05:00Z"/>
                <w:rFonts w:ascii="Calibri" w:eastAsia="Times New Roman" w:hAnsi="Calibri" w:cs="Calibri"/>
                <w:color w:val="000000"/>
              </w:rPr>
            </w:pPr>
            <w:del w:id="145" w:author="Gian Maria Milesi-Ferretti" w:date="2021-08-05T12:05:00Z">
              <w:r w:rsidRPr="00F17DC1" w:rsidDel="002F1C6E">
                <w:rPr>
                  <w:rFonts w:ascii="Calibri" w:eastAsia="Times New Roman" w:hAnsi="Calibri" w:cs="Calibri"/>
                  <w:color w:val="000000"/>
                </w:rPr>
                <w:delText> </w:delText>
              </w:r>
            </w:del>
          </w:p>
        </w:tc>
        <w:tc>
          <w:tcPr>
            <w:tcW w:w="1241" w:type="dxa"/>
            <w:gridSpan w:val="2"/>
            <w:tcBorders>
              <w:top w:val="nil"/>
              <w:left w:val="nil"/>
              <w:bottom w:val="nil"/>
              <w:right w:val="nil"/>
            </w:tcBorders>
            <w:shd w:val="clear" w:color="000000" w:fill="FFFFFF"/>
            <w:noWrap/>
            <w:vAlign w:val="bottom"/>
            <w:hideMark/>
          </w:tcPr>
          <w:p w14:paraId="240EE75E" w14:textId="6607BD25" w:rsidR="00F17DC1" w:rsidRPr="00F17DC1" w:rsidDel="002F1C6E" w:rsidRDefault="00F17DC1" w:rsidP="00F17DC1">
            <w:pPr>
              <w:spacing w:after="0" w:line="240" w:lineRule="auto"/>
              <w:rPr>
                <w:del w:id="146" w:author="Gian Maria Milesi-Ferretti" w:date="2021-08-05T12:05:00Z"/>
                <w:rFonts w:ascii="Calibri" w:eastAsia="Times New Roman" w:hAnsi="Calibri" w:cs="Calibri"/>
                <w:color w:val="000000"/>
              </w:rPr>
            </w:pPr>
            <w:del w:id="147"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6ACEC734" w14:textId="057CC280" w:rsidR="00F17DC1" w:rsidRPr="00F17DC1" w:rsidDel="002F1C6E" w:rsidRDefault="00F17DC1" w:rsidP="00F17DC1">
            <w:pPr>
              <w:spacing w:after="0" w:line="240" w:lineRule="auto"/>
              <w:rPr>
                <w:del w:id="148" w:author="Gian Maria Milesi-Ferretti" w:date="2021-08-05T12:05:00Z"/>
                <w:rFonts w:ascii="Calibri" w:eastAsia="Times New Roman" w:hAnsi="Calibri" w:cs="Calibri"/>
                <w:color w:val="000000"/>
              </w:rPr>
            </w:pPr>
            <w:del w:id="149"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19BD0FBA" w14:textId="57786D38" w:rsidR="00F17DC1" w:rsidRPr="00F17DC1" w:rsidDel="002F1C6E" w:rsidRDefault="00F17DC1" w:rsidP="00F17DC1">
            <w:pPr>
              <w:spacing w:after="0" w:line="240" w:lineRule="auto"/>
              <w:rPr>
                <w:del w:id="150" w:author="Gian Maria Milesi-Ferretti" w:date="2021-08-05T12:05:00Z"/>
                <w:rFonts w:ascii="Calibri" w:eastAsia="Times New Roman" w:hAnsi="Calibri" w:cs="Calibri"/>
                <w:color w:val="000000"/>
              </w:rPr>
            </w:pPr>
            <w:del w:id="151"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05111389" w14:textId="0239B56C" w:rsidR="00F17DC1" w:rsidRPr="00F17DC1" w:rsidDel="002F1C6E" w:rsidRDefault="00F17DC1" w:rsidP="00F17DC1">
            <w:pPr>
              <w:spacing w:after="0" w:line="240" w:lineRule="auto"/>
              <w:rPr>
                <w:del w:id="152" w:author="Gian Maria Milesi-Ferretti" w:date="2021-08-05T12:05:00Z"/>
                <w:rFonts w:ascii="Calibri" w:eastAsia="Times New Roman" w:hAnsi="Calibri" w:cs="Calibri"/>
                <w:color w:val="000000"/>
              </w:rPr>
            </w:pPr>
            <w:del w:id="153"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7B2734C0" w14:textId="2372CB2C" w:rsidR="00F17DC1" w:rsidRPr="00F17DC1" w:rsidDel="002F1C6E" w:rsidRDefault="00F17DC1" w:rsidP="00F17DC1">
            <w:pPr>
              <w:spacing w:after="0" w:line="240" w:lineRule="auto"/>
              <w:rPr>
                <w:del w:id="154" w:author="Gian Maria Milesi-Ferretti" w:date="2021-08-05T12:05:00Z"/>
                <w:rFonts w:ascii="Calibri" w:eastAsia="Times New Roman" w:hAnsi="Calibri" w:cs="Calibri"/>
                <w:color w:val="000000"/>
              </w:rPr>
            </w:pPr>
            <w:del w:id="155"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2A1F9C9E" w14:textId="5B9BBC00" w:rsidR="00F17DC1" w:rsidRPr="00F17DC1" w:rsidDel="002F1C6E" w:rsidRDefault="00F17DC1" w:rsidP="00F17DC1">
            <w:pPr>
              <w:spacing w:after="0" w:line="240" w:lineRule="auto"/>
              <w:rPr>
                <w:del w:id="156" w:author="Gian Maria Milesi-Ferretti" w:date="2021-08-05T12:05:00Z"/>
                <w:rFonts w:ascii="Calibri" w:eastAsia="Times New Roman" w:hAnsi="Calibri" w:cs="Calibri"/>
                <w:color w:val="000000"/>
              </w:rPr>
            </w:pPr>
            <w:del w:id="157" w:author="Gian Maria Milesi-Ferretti" w:date="2021-08-05T12:05:00Z">
              <w:r w:rsidRPr="00F17DC1" w:rsidDel="002F1C6E">
                <w:rPr>
                  <w:rFonts w:ascii="Calibri" w:eastAsia="Times New Roman" w:hAnsi="Calibri" w:cs="Calibri"/>
                  <w:color w:val="000000"/>
                </w:rPr>
                <w:delText> </w:delText>
              </w:r>
            </w:del>
          </w:p>
        </w:tc>
      </w:tr>
      <w:tr w:rsidR="005067EF" w:rsidRPr="00F17DC1" w:rsidDel="002F1C6E" w14:paraId="4E84C9F0" w14:textId="12C30FA4" w:rsidTr="0079220F">
        <w:trPr>
          <w:trHeight w:val="290"/>
          <w:del w:id="158" w:author="Gian Maria Milesi-Ferretti" w:date="2021-08-05T12:05:00Z"/>
        </w:trPr>
        <w:tc>
          <w:tcPr>
            <w:tcW w:w="2709" w:type="dxa"/>
            <w:tcBorders>
              <w:top w:val="nil"/>
              <w:left w:val="nil"/>
              <w:bottom w:val="nil"/>
              <w:right w:val="nil"/>
            </w:tcBorders>
            <w:shd w:val="clear" w:color="000000" w:fill="FFFFFF"/>
            <w:noWrap/>
            <w:vAlign w:val="bottom"/>
            <w:hideMark/>
          </w:tcPr>
          <w:p w14:paraId="2D4360C9" w14:textId="07C60700" w:rsidR="005067EF" w:rsidRPr="00F17DC1" w:rsidDel="002F1C6E" w:rsidRDefault="005067EF" w:rsidP="005067EF">
            <w:pPr>
              <w:spacing w:after="0" w:line="240" w:lineRule="auto"/>
              <w:rPr>
                <w:del w:id="159" w:author="Gian Maria Milesi-Ferretti" w:date="2021-08-05T12:05:00Z"/>
                <w:rFonts w:ascii="Calibri" w:eastAsia="Times New Roman" w:hAnsi="Calibri" w:cs="Calibri"/>
                <w:color w:val="000000"/>
              </w:rPr>
            </w:pPr>
            <w:del w:id="160" w:author="Gian Maria Milesi-Ferretti" w:date="2021-08-05T12:05:00Z">
              <w:r w:rsidRPr="00F17DC1" w:rsidDel="002F1C6E">
                <w:rPr>
                  <w:rFonts w:ascii="Calibri" w:eastAsia="Times New Roman" w:hAnsi="Calibri" w:cs="Calibri"/>
                  <w:color w:val="000000"/>
                </w:rPr>
                <w:delText xml:space="preserve">Current account balance </w:delText>
              </w:r>
            </w:del>
          </w:p>
        </w:tc>
        <w:tc>
          <w:tcPr>
            <w:tcW w:w="1241" w:type="dxa"/>
            <w:gridSpan w:val="2"/>
            <w:tcBorders>
              <w:top w:val="nil"/>
              <w:left w:val="nil"/>
              <w:bottom w:val="nil"/>
              <w:right w:val="nil"/>
            </w:tcBorders>
            <w:shd w:val="clear" w:color="000000" w:fill="FFFFFF"/>
            <w:noWrap/>
            <w:vAlign w:val="bottom"/>
            <w:hideMark/>
          </w:tcPr>
          <w:p w14:paraId="0CE4D32B" w14:textId="5743C0F3" w:rsidR="005067EF" w:rsidRPr="00F17DC1" w:rsidDel="002F1C6E" w:rsidRDefault="005067EF" w:rsidP="005067EF">
            <w:pPr>
              <w:spacing w:after="0" w:line="240" w:lineRule="auto"/>
              <w:rPr>
                <w:del w:id="161" w:author="Gian Maria Milesi-Ferretti" w:date="2021-08-05T12:05:00Z"/>
                <w:rFonts w:ascii="Calibri" w:eastAsia="Times New Roman" w:hAnsi="Calibri" w:cs="Calibri"/>
                <w:color w:val="000000"/>
              </w:rPr>
            </w:pPr>
            <w:del w:id="162" w:author="Gian Maria Milesi-Ferretti" w:date="2021-08-05T12:05:00Z">
              <w:r w:rsidDel="002F1C6E">
                <w:rPr>
                  <w:rFonts w:ascii="Calibri" w:hAnsi="Calibri" w:cs="Calibri"/>
                  <w:color w:val="000000"/>
                </w:rPr>
                <w:delText>-0.254</w:delText>
              </w:r>
            </w:del>
          </w:p>
        </w:tc>
        <w:tc>
          <w:tcPr>
            <w:tcW w:w="1226" w:type="dxa"/>
            <w:tcBorders>
              <w:top w:val="nil"/>
              <w:left w:val="nil"/>
              <w:bottom w:val="nil"/>
              <w:right w:val="nil"/>
            </w:tcBorders>
            <w:shd w:val="clear" w:color="000000" w:fill="FFFFFF"/>
            <w:noWrap/>
            <w:vAlign w:val="bottom"/>
            <w:hideMark/>
          </w:tcPr>
          <w:p w14:paraId="4185CB6C" w14:textId="1930F456" w:rsidR="005067EF" w:rsidRPr="00F17DC1" w:rsidDel="002F1C6E" w:rsidRDefault="005067EF" w:rsidP="005067EF">
            <w:pPr>
              <w:spacing w:after="0" w:line="240" w:lineRule="auto"/>
              <w:rPr>
                <w:del w:id="163" w:author="Gian Maria Milesi-Ferretti" w:date="2021-08-05T12:05:00Z"/>
                <w:rFonts w:ascii="Calibri" w:eastAsia="Times New Roman" w:hAnsi="Calibri" w:cs="Calibri"/>
                <w:color w:val="000000"/>
              </w:rPr>
            </w:pPr>
            <w:del w:id="164" w:author="Gian Maria Milesi-Ferretti" w:date="2021-08-05T12:05:00Z">
              <w:r w:rsidDel="002F1C6E">
                <w:rPr>
                  <w:rFonts w:ascii="Calibri" w:hAnsi="Calibri" w:cs="Calibri"/>
                  <w:color w:val="000000"/>
                </w:rPr>
                <w:delText>-0.282</w:delText>
              </w:r>
            </w:del>
          </w:p>
        </w:tc>
        <w:tc>
          <w:tcPr>
            <w:tcW w:w="1226" w:type="dxa"/>
            <w:tcBorders>
              <w:top w:val="nil"/>
              <w:left w:val="nil"/>
              <w:bottom w:val="nil"/>
              <w:right w:val="nil"/>
            </w:tcBorders>
            <w:shd w:val="clear" w:color="000000" w:fill="FFFFFF"/>
            <w:noWrap/>
            <w:vAlign w:val="bottom"/>
            <w:hideMark/>
          </w:tcPr>
          <w:p w14:paraId="44D9CDEB" w14:textId="36D59BD2" w:rsidR="005067EF" w:rsidRPr="00F17DC1" w:rsidDel="002F1C6E" w:rsidRDefault="005067EF" w:rsidP="005067EF">
            <w:pPr>
              <w:spacing w:after="0" w:line="240" w:lineRule="auto"/>
              <w:rPr>
                <w:del w:id="165" w:author="Gian Maria Milesi-Ferretti" w:date="2021-08-05T12:05:00Z"/>
                <w:rFonts w:ascii="Calibri" w:eastAsia="Times New Roman" w:hAnsi="Calibri" w:cs="Calibri"/>
                <w:color w:val="000000"/>
              </w:rPr>
            </w:pPr>
            <w:del w:id="166" w:author="Gian Maria Milesi-Ferretti" w:date="2021-08-05T12:05:00Z">
              <w:r w:rsidDel="002F1C6E">
                <w:rPr>
                  <w:rFonts w:ascii="Calibri" w:hAnsi="Calibri" w:cs="Calibri"/>
                  <w:color w:val="000000"/>
                </w:rPr>
                <w:delText>-0.134</w:delText>
              </w:r>
            </w:del>
          </w:p>
        </w:tc>
        <w:tc>
          <w:tcPr>
            <w:tcW w:w="1226" w:type="dxa"/>
            <w:tcBorders>
              <w:top w:val="nil"/>
              <w:left w:val="nil"/>
              <w:bottom w:val="nil"/>
              <w:right w:val="nil"/>
            </w:tcBorders>
            <w:shd w:val="clear" w:color="000000" w:fill="FFFFFF"/>
            <w:noWrap/>
            <w:vAlign w:val="bottom"/>
            <w:hideMark/>
          </w:tcPr>
          <w:p w14:paraId="72BD887C" w14:textId="70FF48E1" w:rsidR="005067EF" w:rsidRPr="00F17DC1" w:rsidDel="002F1C6E" w:rsidRDefault="005067EF" w:rsidP="005067EF">
            <w:pPr>
              <w:spacing w:after="0" w:line="240" w:lineRule="auto"/>
              <w:rPr>
                <w:del w:id="167" w:author="Gian Maria Milesi-Ferretti" w:date="2021-08-05T12:05:00Z"/>
                <w:rFonts w:ascii="Calibri" w:eastAsia="Times New Roman" w:hAnsi="Calibri" w:cs="Calibri"/>
                <w:color w:val="000000"/>
              </w:rPr>
            </w:pPr>
            <w:del w:id="168" w:author="Gian Maria Milesi-Ferretti" w:date="2021-08-05T12:05:00Z">
              <w:r w:rsidDel="002F1C6E">
                <w:rPr>
                  <w:rFonts w:ascii="Calibri" w:hAnsi="Calibri" w:cs="Calibri"/>
                  <w:color w:val="000000"/>
                </w:rPr>
                <w:delText>-0.290</w:delText>
              </w:r>
            </w:del>
          </w:p>
        </w:tc>
        <w:tc>
          <w:tcPr>
            <w:tcW w:w="1226" w:type="dxa"/>
            <w:tcBorders>
              <w:top w:val="nil"/>
              <w:left w:val="nil"/>
              <w:bottom w:val="nil"/>
              <w:right w:val="nil"/>
            </w:tcBorders>
            <w:shd w:val="clear" w:color="000000" w:fill="FFFFFF"/>
            <w:noWrap/>
            <w:vAlign w:val="bottom"/>
            <w:hideMark/>
          </w:tcPr>
          <w:p w14:paraId="6C29EE43" w14:textId="7F633D9F" w:rsidR="005067EF" w:rsidRPr="00F17DC1" w:rsidDel="002F1C6E" w:rsidRDefault="005067EF" w:rsidP="005067EF">
            <w:pPr>
              <w:spacing w:after="0" w:line="240" w:lineRule="auto"/>
              <w:rPr>
                <w:del w:id="169" w:author="Gian Maria Milesi-Ferretti" w:date="2021-08-05T12:05:00Z"/>
                <w:rFonts w:ascii="Calibri" w:eastAsia="Times New Roman" w:hAnsi="Calibri" w:cs="Calibri"/>
                <w:color w:val="000000"/>
              </w:rPr>
            </w:pPr>
            <w:del w:id="170" w:author="Gian Maria Milesi-Ferretti" w:date="2021-08-05T12:05:00Z">
              <w:r w:rsidDel="002F1C6E">
                <w:rPr>
                  <w:rFonts w:ascii="Calibri" w:hAnsi="Calibri" w:cs="Calibri"/>
                  <w:color w:val="000000"/>
                </w:rPr>
                <w:delText>-0.329</w:delText>
              </w:r>
            </w:del>
          </w:p>
        </w:tc>
        <w:tc>
          <w:tcPr>
            <w:tcW w:w="1226" w:type="dxa"/>
            <w:tcBorders>
              <w:top w:val="nil"/>
              <w:left w:val="nil"/>
              <w:bottom w:val="nil"/>
              <w:right w:val="nil"/>
            </w:tcBorders>
            <w:shd w:val="clear" w:color="000000" w:fill="FFFFFF"/>
            <w:noWrap/>
            <w:vAlign w:val="bottom"/>
            <w:hideMark/>
          </w:tcPr>
          <w:p w14:paraId="1FA66BDD" w14:textId="37C4C4EA" w:rsidR="005067EF" w:rsidRPr="00F17DC1" w:rsidDel="002F1C6E" w:rsidRDefault="005067EF" w:rsidP="005067EF">
            <w:pPr>
              <w:spacing w:after="0" w:line="240" w:lineRule="auto"/>
              <w:rPr>
                <w:del w:id="171" w:author="Gian Maria Milesi-Ferretti" w:date="2021-08-05T12:05:00Z"/>
                <w:rFonts w:ascii="Calibri" w:eastAsia="Times New Roman" w:hAnsi="Calibri" w:cs="Calibri"/>
                <w:color w:val="000000"/>
              </w:rPr>
            </w:pPr>
            <w:del w:id="172" w:author="Gian Maria Milesi-Ferretti" w:date="2021-08-05T12:05:00Z">
              <w:r w:rsidDel="002F1C6E">
                <w:rPr>
                  <w:rFonts w:ascii="Calibri" w:hAnsi="Calibri" w:cs="Calibri"/>
                  <w:color w:val="000000"/>
                </w:rPr>
                <w:delText>-0.175**</w:delText>
              </w:r>
            </w:del>
          </w:p>
        </w:tc>
      </w:tr>
      <w:tr w:rsidR="005067EF" w:rsidRPr="00F17DC1" w:rsidDel="002F1C6E" w14:paraId="4F5B1321" w14:textId="13B574A6" w:rsidTr="0079220F">
        <w:trPr>
          <w:trHeight w:val="290"/>
          <w:del w:id="173" w:author="Gian Maria Milesi-Ferretti" w:date="2021-08-05T12:05:00Z"/>
        </w:trPr>
        <w:tc>
          <w:tcPr>
            <w:tcW w:w="2709" w:type="dxa"/>
            <w:tcBorders>
              <w:top w:val="nil"/>
              <w:left w:val="nil"/>
              <w:bottom w:val="nil"/>
              <w:right w:val="nil"/>
            </w:tcBorders>
            <w:shd w:val="clear" w:color="000000" w:fill="FFFFFF"/>
            <w:noWrap/>
            <w:vAlign w:val="bottom"/>
            <w:hideMark/>
          </w:tcPr>
          <w:p w14:paraId="5743CF0F" w14:textId="6DDF0272" w:rsidR="005067EF" w:rsidRPr="00F17DC1" w:rsidDel="002F1C6E" w:rsidRDefault="005067EF" w:rsidP="005067EF">
            <w:pPr>
              <w:spacing w:after="0" w:line="240" w:lineRule="auto"/>
              <w:rPr>
                <w:del w:id="174" w:author="Gian Maria Milesi-Ferretti" w:date="2021-08-05T12:05:00Z"/>
                <w:rFonts w:ascii="Calibri" w:eastAsia="Times New Roman" w:hAnsi="Calibri" w:cs="Calibri"/>
                <w:color w:val="000000"/>
              </w:rPr>
            </w:pPr>
            <w:del w:id="175" w:author="Gian Maria Milesi-Ferretti" w:date="2021-08-05T12:05:00Z">
              <w:r w:rsidRPr="00F17DC1" w:rsidDel="002F1C6E">
                <w:rPr>
                  <w:rFonts w:ascii="Calibri" w:eastAsia="Times New Roman" w:hAnsi="Calibri" w:cs="Calibri"/>
                  <w:color w:val="000000"/>
                </w:rPr>
                <w:delText> (pct of GDP, 2015-19)</w:delText>
              </w:r>
            </w:del>
          </w:p>
        </w:tc>
        <w:tc>
          <w:tcPr>
            <w:tcW w:w="1241" w:type="dxa"/>
            <w:gridSpan w:val="2"/>
            <w:tcBorders>
              <w:top w:val="nil"/>
              <w:left w:val="nil"/>
              <w:bottom w:val="nil"/>
              <w:right w:val="nil"/>
            </w:tcBorders>
            <w:shd w:val="clear" w:color="000000" w:fill="FFFFFF"/>
            <w:noWrap/>
            <w:vAlign w:val="bottom"/>
            <w:hideMark/>
          </w:tcPr>
          <w:p w14:paraId="5F6B483E" w14:textId="511F0507" w:rsidR="005067EF" w:rsidRPr="00F17DC1" w:rsidDel="002F1C6E" w:rsidRDefault="005067EF" w:rsidP="005067EF">
            <w:pPr>
              <w:spacing w:after="0" w:line="240" w:lineRule="auto"/>
              <w:rPr>
                <w:del w:id="176" w:author="Gian Maria Milesi-Ferretti" w:date="2021-08-05T12:05:00Z"/>
                <w:rFonts w:ascii="Calibri" w:eastAsia="Times New Roman" w:hAnsi="Calibri" w:cs="Calibri"/>
                <w:color w:val="000000"/>
              </w:rPr>
            </w:pPr>
            <w:del w:id="177" w:author="Gian Maria Milesi-Ferretti" w:date="2021-08-05T12:05:00Z">
              <w:r w:rsidDel="002F1C6E">
                <w:rPr>
                  <w:rFonts w:ascii="Calibri" w:hAnsi="Calibri" w:cs="Calibri"/>
                  <w:color w:val="000000"/>
                </w:rPr>
                <w:delText>(-1.32)</w:delText>
              </w:r>
            </w:del>
          </w:p>
        </w:tc>
        <w:tc>
          <w:tcPr>
            <w:tcW w:w="1226" w:type="dxa"/>
            <w:tcBorders>
              <w:top w:val="nil"/>
              <w:left w:val="nil"/>
              <w:bottom w:val="nil"/>
              <w:right w:val="nil"/>
            </w:tcBorders>
            <w:shd w:val="clear" w:color="000000" w:fill="FFFFFF"/>
            <w:noWrap/>
            <w:vAlign w:val="bottom"/>
            <w:hideMark/>
          </w:tcPr>
          <w:p w14:paraId="31BF4B8A" w14:textId="518065F9" w:rsidR="005067EF" w:rsidRPr="00F17DC1" w:rsidDel="002F1C6E" w:rsidRDefault="005067EF" w:rsidP="005067EF">
            <w:pPr>
              <w:spacing w:after="0" w:line="240" w:lineRule="auto"/>
              <w:rPr>
                <w:del w:id="178" w:author="Gian Maria Milesi-Ferretti" w:date="2021-08-05T12:05:00Z"/>
                <w:rFonts w:ascii="Calibri" w:eastAsia="Times New Roman" w:hAnsi="Calibri" w:cs="Calibri"/>
                <w:color w:val="000000"/>
              </w:rPr>
            </w:pPr>
            <w:del w:id="179" w:author="Gian Maria Milesi-Ferretti" w:date="2021-08-05T12:05:00Z">
              <w:r w:rsidDel="002F1C6E">
                <w:rPr>
                  <w:rFonts w:ascii="Calibri" w:hAnsi="Calibri" w:cs="Calibri"/>
                  <w:color w:val="000000"/>
                </w:rPr>
                <w:delText>(-1.52)</w:delText>
              </w:r>
            </w:del>
          </w:p>
        </w:tc>
        <w:tc>
          <w:tcPr>
            <w:tcW w:w="1226" w:type="dxa"/>
            <w:tcBorders>
              <w:top w:val="nil"/>
              <w:left w:val="nil"/>
              <w:bottom w:val="nil"/>
              <w:right w:val="nil"/>
            </w:tcBorders>
            <w:shd w:val="clear" w:color="000000" w:fill="FFFFFF"/>
            <w:noWrap/>
            <w:vAlign w:val="bottom"/>
            <w:hideMark/>
          </w:tcPr>
          <w:p w14:paraId="12C1BEE2" w14:textId="122FE14F" w:rsidR="005067EF" w:rsidRPr="00F17DC1" w:rsidDel="002F1C6E" w:rsidRDefault="005067EF" w:rsidP="005067EF">
            <w:pPr>
              <w:spacing w:after="0" w:line="240" w:lineRule="auto"/>
              <w:rPr>
                <w:del w:id="180" w:author="Gian Maria Milesi-Ferretti" w:date="2021-08-05T12:05:00Z"/>
                <w:rFonts w:ascii="Calibri" w:eastAsia="Times New Roman" w:hAnsi="Calibri" w:cs="Calibri"/>
                <w:color w:val="000000"/>
              </w:rPr>
            </w:pPr>
            <w:del w:id="181" w:author="Gian Maria Milesi-Ferretti" w:date="2021-08-05T12:05:00Z">
              <w:r w:rsidDel="002F1C6E">
                <w:rPr>
                  <w:rFonts w:ascii="Calibri" w:hAnsi="Calibri" w:cs="Calibri"/>
                  <w:color w:val="000000"/>
                </w:rPr>
                <w:delText>(-1.29)</w:delText>
              </w:r>
            </w:del>
          </w:p>
        </w:tc>
        <w:tc>
          <w:tcPr>
            <w:tcW w:w="1226" w:type="dxa"/>
            <w:tcBorders>
              <w:top w:val="nil"/>
              <w:left w:val="nil"/>
              <w:bottom w:val="nil"/>
              <w:right w:val="nil"/>
            </w:tcBorders>
            <w:shd w:val="clear" w:color="000000" w:fill="FFFFFF"/>
            <w:noWrap/>
            <w:vAlign w:val="bottom"/>
            <w:hideMark/>
          </w:tcPr>
          <w:p w14:paraId="2DC49E19" w14:textId="1A2818C0" w:rsidR="005067EF" w:rsidRPr="00F17DC1" w:rsidDel="002F1C6E" w:rsidRDefault="005067EF" w:rsidP="005067EF">
            <w:pPr>
              <w:spacing w:after="0" w:line="240" w:lineRule="auto"/>
              <w:rPr>
                <w:del w:id="182" w:author="Gian Maria Milesi-Ferretti" w:date="2021-08-05T12:05:00Z"/>
                <w:rFonts w:ascii="Calibri" w:eastAsia="Times New Roman" w:hAnsi="Calibri" w:cs="Calibri"/>
                <w:color w:val="000000"/>
              </w:rPr>
            </w:pPr>
            <w:del w:id="183" w:author="Gian Maria Milesi-Ferretti" w:date="2021-08-05T12:05:00Z">
              <w:r w:rsidDel="002F1C6E">
                <w:rPr>
                  <w:rFonts w:ascii="Calibri" w:hAnsi="Calibri" w:cs="Calibri"/>
                  <w:color w:val="000000"/>
                </w:rPr>
                <w:delText>(-1.15)</w:delText>
              </w:r>
            </w:del>
          </w:p>
        </w:tc>
        <w:tc>
          <w:tcPr>
            <w:tcW w:w="1226" w:type="dxa"/>
            <w:tcBorders>
              <w:top w:val="nil"/>
              <w:left w:val="nil"/>
              <w:bottom w:val="nil"/>
              <w:right w:val="nil"/>
            </w:tcBorders>
            <w:shd w:val="clear" w:color="000000" w:fill="FFFFFF"/>
            <w:noWrap/>
            <w:vAlign w:val="bottom"/>
            <w:hideMark/>
          </w:tcPr>
          <w:p w14:paraId="6AF1EF2F" w14:textId="2F4ECD37" w:rsidR="005067EF" w:rsidRPr="00F17DC1" w:rsidDel="002F1C6E" w:rsidRDefault="005067EF" w:rsidP="005067EF">
            <w:pPr>
              <w:spacing w:after="0" w:line="240" w:lineRule="auto"/>
              <w:rPr>
                <w:del w:id="184" w:author="Gian Maria Milesi-Ferretti" w:date="2021-08-05T12:05:00Z"/>
                <w:rFonts w:ascii="Calibri" w:eastAsia="Times New Roman" w:hAnsi="Calibri" w:cs="Calibri"/>
                <w:color w:val="000000"/>
              </w:rPr>
            </w:pPr>
            <w:del w:id="185" w:author="Gian Maria Milesi-Ferretti" w:date="2021-08-05T12:05:00Z">
              <w:r w:rsidDel="002F1C6E">
                <w:rPr>
                  <w:rFonts w:ascii="Calibri" w:hAnsi="Calibri" w:cs="Calibri"/>
                  <w:color w:val="000000"/>
                </w:rPr>
                <w:delText>(-1.16)</w:delText>
              </w:r>
            </w:del>
          </w:p>
        </w:tc>
        <w:tc>
          <w:tcPr>
            <w:tcW w:w="1226" w:type="dxa"/>
            <w:tcBorders>
              <w:top w:val="nil"/>
              <w:left w:val="nil"/>
              <w:bottom w:val="nil"/>
              <w:right w:val="nil"/>
            </w:tcBorders>
            <w:shd w:val="clear" w:color="000000" w:fill="FFFFFF"/>
            <w:noWrap/>
            <w:vAlign w:val="bottom"/>
            <w:hideMark/>
          </w:tcPr>
          <w:p w14:paraId="5E71D090" w14:textId="547B27DF" w:rsidR="005067EF" w:rsidRPr="00F17DC1" w:rsidDel="002F1C6E" w:rsidRDefault="005067EF" w:rsidP="005067EF">
            <w:pPr>
              <w:spacing w:after="0" w:line="240" w:lineRule="auto"/>
              <w:rPr>
                <w:del w:id="186" w:author="Gian Maria Milesi-Ferretti" w:date="2021-08-05T12:05:00Z"/>
                <w:rFonts w:ascii="Calibri" w:eastAsia="Times New Roman" w:hAnsi="Calibri" w:cs="Calibri"/>
                <w:color w:val="000000"/>
              </w:rPr>
            </w:pPr>
            <w:del w:id="187" w:author="Gian Maria Milesi-Ferretti" w:date="2021-08-05T12:05:00Z">
              <w:r w:rsidDel="002F1C6E">
                <w:rPr>
                  <w:rFonts w:ascii="Calibri" w:hAnsi="Calibri" w:cs="Calibri"/>
                  <w:color w:val="000000"/>
                </w:rPr>
                <w:delText>(-2.06)</w:delText>
              </w:r>
            </w:del>
          </w:p>
        </w:tc>
      </w:tr>
      <w:tr w:rsidR="005067EF" w:rsidRPr="00F17DC1" w:rsidDel="002F1C6E" w14:paraId="1F4BDCFE" w14:textId="2C65128C" w:rsidTr="0079220F">
        <w:trPr>
          <w:trHeight w:val="290"/>
          <w:del w:id="188" w:author="Gian Maria Milesi-Ferretti" w:date="2021-08-05T12:05:00Z"/>
        </w:trPr>
        <w:tc>
          <w:tcPr>
            <w:tcW w:w="2709" w:type="dxa"/>
            <w:tcBorders>
              <w:top w:val="nil"/>
              <w:left w:val="nil"/>
              <w:bottom w:val="nil"/>
              <w:right w:val="nil"/>
            </w:tcBorders>
            <w:shd w:val="clear" w:color="000000" w:fill="FFFFFF"/>
            <w:noWrap/>
            <w:vAlign w:val="bottom"/>
            <w:hideMark/>
          </w:tcPr>
          <w:p w14:paraId="73F9CBA0" w14:textId="0A1DCA0B" w:rsidR="005067EF" w:rsidRPr="00F17DC1" w:rsidDel="002F1C6E" w:rsidRDefault="005067EF" w:rsidP="005067EF">
            <w:pPr>
              <w:spacing w:after="0" w:line="240" w:lineRule="auto"/>
              <w:rPr>
                <w:del w:id="189" w:author="Gian Maria Milesi-Ferretti" w:date="2021-08-05T12:05:00Z"/>
                <w:rFonts w:ascii="Calibri" w:eastAsia="Times New Roman" w:hAnsi="Calibri" w:cs="Calibri"/>
                <w:color w:val="000000"/>
              </w:rPr>
            </w:pPr>
            <w:del w:id="190" w:author="Gian Maria Milesi-Ferretti" w:date="2021-08-05T12:05:00Z">
              <w:r w:rsidRPr="00F17DC1" w:rsidDel="002F1C6E">
                <w:rPr>
                  <w:rFonts w:ascii="Calibri" w:eastAsia="Times New Roman" w:hAnsi="Calibri" w:cs="Calibri"/>
                  <w:color w:val="000000"/>
                </w:rPr>
                <w:delText> </w:delText>
              </w:r>
            </w:del>
          </w:p>
        </w:tc>
        <w:tc>
          <w:tcPr>
            <w:tcW w:w="1241" w:type="dxa"/>
            <w:gridSpan w:val="2"/>
            <w:tcBorders>
              <w:top w:val="nil"/>
              <w:left w:val="nil"/>
              <w:bottom w:val="nil"/>
              <w:right w:val="nil"/>
            </w:tcBorders>
            <w:shd w:val="clear" w:color="000000" w:fill="FFFFFF"/>
            <w:noWrap/>
            <w:vAlign w:val="bottom"/>
            <w:hideMark/>
          </w:tcPr>
          <w:p w14:paraId="5105B5E1" w14:textId="37EB2D4A" w:rsidR="005067EF" w:rsidRPr="00F17DC1" w:rsidDel="002F1C6E" w:rsidRDefault="005067EF" w:rsidP="005067EF">
            <w:pPr>
              <w:spacing w:after="0" w:line="240" w:lineRule="auto"/>
              <w:rPr>
                <w:del w:id="191" w:author="Gian Maria Milesi-Ferretti" w:date="2021-08-05T12:05:00Z"/>
                <w:rFonts w:ascii="Calibri" w:eastAsia="Times New Roman" w:hAnsi="Calibri" w:cs="Calibri"/>
                <w:color w:val="000000"/>
              </w:rPr>
            </w:pPr>
            <w:del w:id="192"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631F6336" w14:textId="1CDE1E6C" w:rsidR="005067EF" w:rsidRPr="00F17DC1" w:rsidDel="002F1C6E" w:rsidRDefault="005067EF" w:rsidP="005067EF">
            <w:pPr>
              <w:spacing w:after="0" w:line="240" w:lineRule="auto"/>
              <w:rPr>
                <w:del w:id="193" w:author="Gian Maria Milesi-Ferretti" w:date="2021-08-05T12:05:00Z"/>
                <w:rFonts w:ascii="Calibri" w:eastAsia="Times New Roman" w:hAnsi="Calibri" w:cs="Calibri"/>
                <w:color w:val="000000"/>
              </w:rPr>
            </w:pPr>
            <w:del w:id="194"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462DECBA" w14:textId="49897F96" w:rsidR="005067EF" w:rsidRPr="00F17DC1" w:rsidDel="002F1C6E" w:rsidRDefault="005067EF" w:rsidP="005067EF">
            <w:pPr>
              <w:spacing w:after="0" w:line="240" w:lineRule="auto"/>
              <w:rPr>
                <w:del w:id="195" w:author="Gian Maria Milesi-Ferretti" w:date="2021-08-05T12:05:00Z"/>
                <w:rFonts w:ascii="Calibri" w:eastAsia="Times New Roman" w:hAnsi="Calibri" w:cs="Calibri"/>
                <w:color w:val="000000"/>
              </w:rPr>
            </w:pPr>
            <w:del w:id="196"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6ADF7ACD" w14:textId="378059A5" w:rsidR="005067EF" w:rsidRPr="00F17DC1" w:rsidDel="002F1C6E" w:rsidRDefault="005067EF" w:rsidP="005067EF">
            <w:pPr>
              <w:spacing w:after="0" w:line="240" w:lineRule="auto"/>
              <w:rPr>
                <w:del w:id="197" w:author="Gian Maria Milesi-Ferretti" w:date="2021-08-05T12:05:00Z"/>
                <w:rFonts w:ascii="Calibri" w:eastAsia="Times New Roman" w:hAnsi="Calibri" w:cs="Calibri"/>
                <w:color w:val="000000"/>
              </w:rPr>
            </w:pPr>
            <w:del w:id="198"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1A770582" w14:textId="46D38133" w:rsidR="005067EF" w:rsidRPr="00F17DC1" w:rsidDel="002F1C6E" w:rsidRDefault="005067EF" w:rsidP="005067EF">
            <w:pPr>
              <w:spacing w:after="0" w:line="240" w:lineRule="auto"/>
              <w:rPr>
                <w:del w:id="199" w:author="Gian Maria Milesi-Ferretti" w:date="2021-08-05T12:05:00Z"/>
                <w:rFonts w:ascii="Calibri" w:eastAsia="Times New Roman" w:hAnsi="Calibri" w:cs="Calibri"/>
                <w:color w:val="000000"/>
              </w:rPr>
            </w:pPr>
            <w:del w:id="200"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631B0997" w14:textId="7F85002F" w:rsidR="005067EF" w:rsidRPr="00F17DC1" w:rsidDel="002F1C6E" w:rsidRDefault="005067EF" w:rsidP="005067EF">
            <w:pPr>
              <w:spacing w:after="0" w:line="240" w:lineRule="auto"/>
              <w:rPr>
                <w:del w:id="201" w:author="Gian Maria Milesi-Ferretti" w:date="2021-08-05T12:05:00Z"/>
                <w:rFonts w:ascii="Calibri" w:eastAsia="Times New Roman" w:hAnsi="Calibri" w:cs="Calibri"/>
                <w:color w:val="000000"/>
              </w:rPr>
            </w:pPr>
            <w:del w:id="202" w:author="Gian Maria Milesi-Ferretti" w:date="2021-08-05T12:05:00Z">
              <w:r w:rsidDel="002F1C6E">
                <w:rPr>
                  <w:rFonts w:ascii="Calibri" w:hAnsi="Calibri" w:cs="Calibri"/>
                  <w:color w:val="000000"/>
                </w:rPr>
                <w:delText> </w:delText>
              </w:r>
            </w:del>
          </w:p>
        </w:tc>
      </w:tr>
      <w:tr w:rsidR="005067EF" w:rsidRPr="00F17DC1" w:rsidDel="002F1C6E" w14:paraId="2DA27AC1" w14:textId="1D84667C" w:rsidTr="0079220F">
        <w:trPr>
          <w:trHeight w:val="290"/>
          <w:del w:id="203" w:author="Gian Maria Milesi-Ferretti" w:date="2021-08-05T12:05:00Z"/>
        </w:trPr>
        <w:tc>
          <w:tcPr>
            <w:tcW w:w="2709" w:type="dxa"/>
            <w:tcBorders>
              <w:top w:val="nil"/>
              <w:left w:val="nil"/>
              <w:bottom w:val="nil"/>
              <w:right w:val="nil"/>
            </w:tcBorders>
            <w:shd w:val="clear" w:color="000000" w:fill="FFFFFF"/>
            <w:noWrap/>
            <w:vAlign w:val="bottom"/>
            <w:hideMark/>
          </w:tcPr>
          <w:p w14:paraId="3C69CEC5" w14:textId="6024F203" w:rsidR="005067EF" w:rsidRPr="00F17DC1" w:rsidDel="002F1C6E" w:rsidRDefault="005067EF" w:rsidP="005067EF">
            <w:pPr>
              <w:spacing w:after="0" w:line="240" w:lineRule="auto"/>
              <w:rPr>
                <w:del w:id="204" w:author="Gian Maria Milesi-Ferretti" w:date="2021-08-05T12:05:00Z"/>
                <w:rFonts w:ascii="Calibri" w:eastAsia="Times New Roman" w:hAnsi="Calibri" w:cs="Calibri"/>
                <w:color w:val="000000"/>
              </w:rPr>
            </w:pPr>
            <w:del w:id="205" w:author="Gian Maria Milesi-Ferretti" w:date="2021-08-05T12:05:00Z">
              <w:r w:rsidRPr="00F17DC1" w:rsidDel="002F1C6E">
                <w:rPr>
                  <w:rFonts w:ascii="Calibri" w:eastAsia="Times New Roman" w:hAnsi="Calibri" w:cs="Calibri"/>
                  <w:color w:val="000000"/>
                </w:rPr>
                <w:delText xml:space="preserve">Oil balance </w:delText>
              </w:r>
            </w:del>
          </w:p>
        </w:tc>
        <w:tc>
          <w:tcPr>
            <w:tcW w:w="1241" w:type="dxa"/>
            <w:gridSpan w:val="2"/>
            <w:tcBorders>
              <w:top w:val="nil"/>
              <w:left w:val="nil"/>
              <w:bottom w:val="nil"/>
              <w:right w:val="nil"/>
            </w:tcBorders>
            <w:shd w:val="clear" w:color="000000" w:fill="FFFFFF"/>
            <w:noWrap/>
            <w:vAlign w:val="bottom"/>
            <w:hideMark/>
          </w:tcPr>
          <w:p w14:paraId="422E34E2" w14:textId="3DADAF75" w:rsidR="005067EF" w:rsidRPr="00F17DC1" w:rsidDel="002F1C6E" w:rsidRDefault="005067EF" w:rsidP="005067EF">
            <w:pPr>
              <w:spacing w:after="0" w:line="240" w:lineRule="auto"/>
              <w:rPr>
                <w:del w:id="206" w:author="Gian Maria Milesi-Ferretti" w:date="2021-08-05T12:05:00Z"/>
                <w:rFonts w:ascii="Calibri" w:eastAsia="Times New Roman" w:hAnsi="Calibri" w:cs="Calibri"/>
                <w:color w:val="000000"/>
              </w:rPr>
            </w:pPr>
            <w:del w:id="207" w:author="Gian Maria Milesi-Ferretti" w:date="2021-08-05T12:05:00Z">
              <w:r w:rsidDel="002F1C6E">
                <w:rPr>
                  <w:rFonts w:ascii="Calibri" w:hAnsi="Calibri" w:cs="Calibri"/>
                  <w:color w:val="000000"/>
                </w:rPr>
                <w:delText>-0.152</w:delText>
              </w:r>
            </w:del>
          </w:p>
        </w:tc>
        <w:tc>
          <w:tcPr>
            <w:tcW w:w="1226" w:type="dxa"/>
            <w:tcBorders>
              <w:top w:val="nil"/>
              <w:left w:val="nil"/>
              <w:bottom w:val="nil"/>
              <w:right w:val="nil"/>
            </w:tcBorders>
            <w:shd w:val="clear" w:color="000000" w:fill="FFFFFF"/>
            <w:noWrap/>
            <w:vAlign w:val="bottom"/>
            <w:hideMark/>
          </w:tcPr>
          <w:p w14:paraId="01AF895D" w14:textId="2D9AA12A" w:rsidR="005067EF" w:rsidRPr="00F17DC1" w:rsidDel="002F1C6E" w:rsidRDefault="005067EF" w:rsidP="005067EF">
            <w:pPr>
              <w:spacing w:after="0" w:line="240" w:lineRule="auto"/>
              <w:rPr>
                <w:del w:id="208" w:author="Gian Maria Milesi-Ferretti" w:date="2021-08-05T12:05:00Z"/>
                <w:rFonts w:ascii="Calibri" w:eastAsia="Times New Roman" w:hAnsi="Calibri" w:cs="Calibri"/>
                <w:color w:val="000000"/>
              </w:rPr>
            </w:pPr>
            <w:del w:id="209" w:author="Gian Maria Milesi-Ferretti" w:date="2021-08-05T12:05:00Z">
              <w:r w:rsidDel="002F1C6E">
                <w:rPr>
                  <w:rFonts w:ascii="Calibri" w:hAnsi="Calibri" w:cs="Calibri"/>
                  <w:color w:val="000000"/>
                </w:rPr>
                <w:delText>-0.278***</w:delText>
              </w:r>
            </w:del>
          </w:p>
        </w:tc>
        <w:tc>
          <w:tcPr>
            <w:tcW w:w="1226" w:type="dxa"/>
            <w:tcBorders>
              <w:top w:val="nil"/>
              <w:left w:val="nil"/>
              <w:bottom w:val="nil"/>
              <w:right w:val="nil"/>
            </w:tcBorders>
            <w:shd w:val="clear" w:color="000000" w:fill="FFFFFF"/>
            <w:noWrap/>
            <w:vAlign w:val="bottom"/>
            <w:hideMark/>
          </w:tcPr>
          <w:p w14:paraId="46355E4C" w14:textId="5AFCD677" w:rsidR="005067EF" w:rsidRPr="00F17DC1" w:rsidDel="002F1C6E" w:rsidRDefault="005067EF" w:rsidP="005067EF">
            <w:pPr>
              <w:spacing w:after="0" w:line="240" w:lineRule="auto"/>
              <w:rPr>
                <w:del w:id="210" w:author="Gian Maria Milesi-Ferretti" w:date="2021-08-05T12:05:00Z"/>
                <w:rFonts w:ascii="Calibri" w:eastAsia="Times New Roman" w:hAnsi="Calibri" w:cs="Calibri"/>
                <w:color w:val="000000"/>
              </w:rPr>
            </w:pPr>
            <w:del w:id="211" w:author="Gian Maria Milesi-Ferretti" w:date="2021-08-05T12:05:00Z">
              <w:r w:rsidDel="002F1C6E">
                <w:rPr>
                  <w:rFonts w:ascii="Calibri" w:hAnsi="Calibri" w:cs="Calibri"/>
                  <w:color w:val="000000"/>
                </w:rPr>
                <w:delText>-0.629***</w:delText>
              </w:r>
            </w:del>
          </w:p>
        </w:tc>
        <w:tc>
          <w:tcPr>
            <w:tcW w:w="1226" w:type="dxa"/>
            <w:tcBorders>
              <w:top w:val="nil"/>
              <w:left w:val="nil"/>
              <w:bottom w:val="nil"/>
              <w:right w:val="nil"/>
            </w:tcBorders>
            <w:shd w:val="clear" w:color="000000" w:fill="FFFFFF"/>
            <w:noWrap/>
            <w:vAlign w:val="bottom"/>
            <w:hideMark/>
          </w:tcPr>
          <w:p w14:paraId="086F5538" w14:textId="4966098E" w:rsidR="005067EF" w:rsidRPr="00F17DC1" w:rsidDel="002F1C6E" w:rsidRDefault="005067EF" w:rsidP="005067EF">
            <w:pPr>
              <w:spacing w:after="0" w:line="240" w:lineRule="auto"/>
              <w:rPr>
                <w:del w:id="212" w:author="Gian Maria Milesi-Ferretti" w:date="2021-08-05T12:05:00Z"/>
                <w:rFonts w:ascii="Calibri" w:eastAsia="Times New Roman" w:hAnsi="Calibri" w:cs="Calibri"/>
                <w:color w:val="000000"/>
              </w:rPr>
            </w:pPr>
            <w:del w:id="213" w:author="Gian Maria Milesi-Ferretti" w:date="2021-08-05T12:05:00Z">
              <w:r w:rsidDel="002F1C6E">
                <w:rPr>
                  <w:rFonts w:ascii="Calibri" w:hAnsi="Calibri" w:cs="Calibri"/>
                  <w:color w:val="000000"/>
                </w:rPr>
                <w:delText>-0.275***</w:delText>
              </w:r>
            </w:del>
          </w:p>
        </w:tc>
        <w:tc>
          <w:tcPr>
            <w:tcW w:w="1226" w:type="dxa"/>
            <w:tcBorders>
              <w:top w:val="nil"/>
              <w:left w:val="nil"/>
              <w:bottom w:val="nil"/>
              <w:right w:val="nil"/>
            </w:tcBorders>
            <w:shd w:val="clear" w:color="000000" w:fill="FFFFFF"/>
            <w:noWrap/>
            <w:vAlign w:val="bottom"/>
            <w:hideMark/>
          </w:tcPr>
          <w:p w14:paraId="3224F406" w14:textId="32370BC6" w:rsidR="005067EF" w:rsidRPr="00F17DC1" w:rsidDel="002F1C6E" w:rsidRDefault="005067EF" w:rsidP="005067EF">
            <w:pPr>
              <w:spacing w:after="0" w:line="240" w:lineRule="auto"/>
              <w:rPr>
                <w:del w:id="214" w:author="Gian Maria Milesi-Ferretti" w:date="2021-08-05T12:05:00Z"/>
                <w:rFonts w:ascii="Calibri" w:eastAsia="Times New Roman" w:hAnsi="Calibri" w:cs="Calibri"/>
                <w:color w:val="000000"/>
              </w:rPr>
            </w:pPr>
            <w:del w:id="215" w:author="Gian Maria Milesi-Ferretti" w:date="2021-08-05T12:05:00Z">
              <w:r w:rsidDel="002F1C6E">
                <w:rPr>
                  <w:rFonts w:ascii="Calibri" w:hAnsi="Calibri" w:cs="Calibri"/>
                  <w:color w:val="000000"/>
                </w:rPr>
                <w:delText>-0.364***</w:delText>
              </w:r>
            </w:del>
          </w:p>
        </w:tc>
        <w:tc>
          <w:tcPr>
            <w:tcW w:w="1226" w:type="dxa"/>
            <w:tcBorders>
              <w:top w:val="nil"/>
              <w:left w:val="nil"/>
              <w:bottom w:val="nil"/>
              <w:right w:val="nil"/>
            </w:tcBorders>
            <w:shd w:val="clear" w:color="000000" w:fill="FFFFFF"/>
            <w:noWrap/>
            <w:vAlign w:val="bottom"/>
            <w:hideMark/>
          </w:tcPr>
          <w:p w14:paraId="4EB26A3D" w14:textId="0CD9E073" w:rsidR="005067EF" w:rsidRPr="00F17DC1" w:rsidDel="002F1C6E" w:rsidRDefault="005067EF" w:rsidP="005067EF">
            <w:pPr>
              <w:spacing w:after="0" w:line="240" w:lineRule="auto"/>
              <w:rPr>
                <w:del w:id="216" w:author="Gian Maria Milesi-Ferretti" w:date="2021-08-05T12:05:00Z"/>
                <w:rFonts w:ascii="Calibri" w:eastAsia="Times New Roman" w:hAnsi="Calibri" w:cs="Calibri"/>
                <w:color w:val="000000"/>
              </w:rPr>
            </w:pPr>
            <w:del w:id="217" w:author="Gian Maria Milesi-Ferretti" w:date="2021-08-05T12:05:00Z">
              <w:r w:rsidDel="002F1C6E">
                <w:rPr>
                  <w:rFonts w:ascii="Calibri" w:hAnsi="Calibri" w:cs="Calibri"/>
                  <w:color w:val="000000"/>
                </w:rPr>
                <w:delText>-0.237***</w:delText>
              </w:r>
            </w:del>
          </w:p>
        </w:tc>
      </w:tr>
      <w:tr w:rsidR="005067EF" w:rsidRPr="00F17DC1" w:rsidDel="002F1C6E" w14:paraId="7DA4F118" w14:textId="188297FA" w:rsidTr="0079220F">
        <w:trPr>
          <w:trHeight w:val="290"/>
          <w:del w:id="218" w:author="Gian Maria Milesi-Ferretti" w:date="2021-08-05T12:05:00Z"/>
        </w:trPr>
        <w:tc>
          <w:tcPr>
            <w:tcW w:w="2709" w:type="dxa"/>
            <w:tcBorders>
              <w:top w:val="nil"/>
              <w:left w:val="nil"/>
              <w:bottom w:val="nil"/>
              <w:right w:val="nil"/>
            </w:tcBorders>
            <w:shd w:val="clear" w:color="000000" w:fill="FFFFFF"/>
            <w:noWrap/>
            <w:vAlign w:val="bottom"/>
            <w:hideMark/>
          </w:tcPr>
          <w:p w14:paraId="4D4C1AB9" w14:textId="20FCFE04" w:rsidR="005067EF" w:rsidRPr="00F17DC1" w:rsidDel="002F1C6E" w:rsidRDefault="005067EF" w:rsidP="005067EF">
            <w:pPr>
              <w:spacing w:after="0" w:line="240" w:lineRule="auto"/>
              <w:rPr>
                <w:del w:id="219" w:author="Gian Maria Milesi-Ferretti" w:date="2021-08-05T12:05:00Z"/>
                <w:rFonts w:ascii="Calibri" w:eastAsia="Times New Roman" w:hAnsi="Calibri" w:cs="Calibri"/>
                <w:color w:val="000000"/>
              </w:rPr>
            </w:pPr>
            <w:del w:id="220" w:author="Gian Maria Milesi-Ferretti" w:date="2021-08-05T12:05:00Z">
              <w:r w:rsidRPr="00F17DC1" w:rsidDel="002F1C6E">
                <w:rPr>
                  <w:rFonts w:ascii="Calibri" w:eastAsia="Times New Roman" w:hAnsi="Calibri" w:cs="Calibri"/>
                  <w:color w:val="000000"/>
                </w:rPr>
                <w:delText> (pct of GDP, 2015-19)</w:delText>
              </w:r>
            </w:del>
          </w:p>
        </w:tc>
        <w:tc>
          <w:tcPr>
            <w:tcW w:w="1241" w:type="dxa"/>
            <w:gridSpan w:val="2"/>
            <w:tcBorders>
              <w:top w:val="nil"/>
              <w:left w:val="nil"/>
              <w:bottom w:val="nil"/>
              <w:right w:val="nil"/>
            </w:tcBorders>
            <w:shd w:val="clear" w:color="000000" w:fill="FFFFFF"/>
            <w:noWrap/>
            <w:vAlign w:val="bottom"/>
            <w:hideMark/>
          </w:tcPr>
          <w:p w14:paraId="7BAA1886" w14:textId="1CA3D607" w:rsidR="005067EF" w:rsidRPr="00F17DC1" w:rsidDel="002F1C6E" w:rsidRDefault="005067EF" w:rsidP="005067EF">
            <w:pPr>
              <w:spacing w:after="0" w:line="240" w:lineRule="auto"/>
              <w:rPr>
                <w:del w:id="221" w:author="Gian Maria Milesi-Ferretti" w:date="2021-08-05T12:05:00Z"/>
                <w:rFonts w:ascii="Calibri" w:eastAsia="Times New Roman" w:hAnsi="Calibri" w:cs="Calibri"/>
                <w:color w:val="000000"/>
              </w:rPr>
            </w:pPr>
            <w:del w:id="222" w:author="Gian Maria Milesi-Ferretti" w:date="2021-08-05T12:05:00Z">
              <w:r w:rsidDel="002F1C6E">
                <w:rPr>
                  <w:rFonts w:ascii="Calibri" w:hAnsi="Calibri" w:cs="Calibri"/>
                  <w:color w:val="000000"/>
                </w:rPr>
                <w:delText>(-1.32)</w:delText>
              </w:r>
            </w:del>
          </w:p>
        </w:tc>
        <w:tc>
          <w:tcPr>
            <w:tcW w:w="1226" w:type="dxa"/>
            <w:tcBorders>
              <w:top w:val="nil"/>
              <w:left w:val="nil"/>
              <w:bottom w:val="nil"/>
              <w:right w:val="nil"/>
            </w:tcBorders>
            <w:shd w:val="clear" w:color="000000" w:fill="FFFFFF"/>
            <w:noWrap/>
            <w:vAlign w:val="bottom"/>
            <w:hideMark/>
          </w:tcPr>
          <w:p w14:paraId="477BCD68" w14:textId="155595AE" w:rsidR="005067EF" w:rsidRPr="00F17DC1" w:rsidDel="002F1C6E" w:rsidRDefault="005067EF" w:rsidP="005067EF">
            <w:pPr>
              <w:spacing w:after="0" w:line="240" w:lineRule="auto"/>
              <w:rPr>
                <w:del w:id="223" w:author="Gian Maria Milesi-Ferretti" w:date="2021-08-05T12:05:00Z"/>
                <w:rFonts w:ascii="Calibri" w:eastAsia="Times New Roman" w:hAnsi="Calibri" w:cs="Calibri"/>
                <w:color w:val="000000"/>
              </w:rPr>
            </w:pPr>
            <w:del w:id="224" w:author="Gian Maria Milesi-Ferretti" w:date="2021-08-05T12:05:00Z">
              <w:r w:rsidDel="002F1C6E">
                <w:rPr>
                  <w:rFonts w:ascii="Calibri" w:hAnsi="Calibri" w:cs="Calibri"/>
                  <w:color w:val="000000"/>
                </w:rPr>
                <w:delText>(-6.39)</w:delText>
              </w:r>
            </w:del>
          </w:p>
        </w:tc>
        <w:tc>
          <w:tcPr>
            <w:tcW w:w="1226" w:type="dxa"/>
            <w:tcBorders>
              <w:top w:val="nil"/>
              <w:left w:val="nil"/>
              <w:bottom w:val="nil"/>
              <w:right w:val="nil"/>
            </w:tcBorders>
            <w:shd w:val="clear" w:color="000000" w:fill="FFFFFF"/>
            <w:noWrap/>
            <w:vAlign w:val="bottom"/>
            <w:hideMark/>
          </w:tcPr>
          <w:p w14:paraId="7383EB04" w14:textId="569CFC89" w:rsidR="005067EF" w:rsidRPr="00F17DC1" w:rsidDel="002F1C6E" w:rsidRDefault="005067EF" w:rsidP="005067EF">
            <w:pPr>
              <w:spacing w:after="0" w:line="240" w:lineRule="auto"/>
              <w:rPr>
                <w:del w:id="225" w:author="Gian Maria Milesi-Ferretti" w:date="2021-08-05T12:05:00Z"/>
                <w:rFonts w:ascii="Calibri" w:eastAsia="Times New Roman" w:hAnsi="Calibri" w:cs="Calibri"/>
                <w:color w:val="000000"/>
              </w:rPr>
            </w:pPr>
            <w:del w:id="226" w:author="Gian Maria Milesi-Ferretti" w:date="2021-08-05T12:05:00Z">
              <w:r w:rsidDel="002F1C6E">
                <w:rPr>
                  <w:rFonts w:ascii="Calibri" w:hAnsi="Calibri" w:cs="Calibri"/>
                  <w:color w:val="000000"/>
                </w:rPr>
                <w:delText>(-6.04)</w:delText>
              </w:r>
            </w:del>
          </w:p>
        </w:tc>
        <w:tc>
          <w:tcPr>
            <w:tcW w:w="1226" w:type="dxa"/>
            <w:tcBorders>
              <w:top w:val="nil"/>
              <w:left w:val="nil"/>
              <w:bottom w:val="nil"/>
              <w:right w:val="nil"/>
            </w:tcBorders>
            <w:shd w:val="clear" w:color="000000" w:fill="FFFFFF"/>
            <w:noWrap/>
            <w:vAlign w:val="bottom"/>
            <w:hideMark/>
          </w:tcPr>
          <w:p w14:paraId="26DBE94C" w14:textId="57F7F453" w:rsidR="005067EF" w:rsidRPr="00F17DC1" w:rsidDel="002F1C6E" w:rsidRDefault="005067EF" w:rsidP="005067EF">
            <w:pPr>
              <w:spacing w:after="0" w:line="240" w:lineRule="auto"/>
              <w:rPr>
                <w:del w:id="227" w:author="Gian Maria Milesi-Ferretti" w:date="2021-08-05T12:05:00Z"/>
                <w:rFonts w:ascii="Calibri" w:eastAsia="Times New Roman" w:hAnsi="Calibri" w:cs="Calibri"/>
                <w:color w:val="000000"/>
              </w:rPr>
            </w:pPr>
            <w:del w:id="228" w:author="Gian Maria Milesi-Ferretti" w:date="2021-08-05T12:05:00Z">
              <w:r w:rsidDel="002F1C6E">
                <w:rPr>
                  <w:rFonts w:ascii="Calibri" w:hAnsi="Calibri" w:cs="Calibri"/>
                  <w:color w:val="000000"/>
                </w:rPr>
                <w:delText>(-5.77)</w:delText>
              </w:r>
            </w:del>
          </w:p>
        </w:tc>
        <w:tc>
          <w:tcPr>
            <w:tcW w:w="1226" w:type="dxa"/>
            <w:tcBorders>
              <w:top w:val="nil"/>
              <w:left w:val="nil"/>
              <w:bottom w:val="nil"/>
              <w:right w:val="nil"/>
            </w:tcBorders>
            <w:shd w:val="clear" w:color="000000" w:fill="FFFFFF"/>
            <w:noWrap/>
            <w:vAlign w:val="bottom"/>
            <w:hideMark/>
          </w:tcPr>
          <w:p w14:paraId="5D91D15D" w14:textId="604783BD" w:rsidR="005067EF" w:rsidRPr="00F17DC1" w:rsidDel="002F1C6E" w:rsidRDefault="005067EF" w:rsidP="005067EF">
            <w:pPr>
              <w:spacing w:after="0" w:line="240" w:lineRule="auto"/>
              <w:rPr>
                <w:del w:id="229" w:author="Gian Maria Milesi-Ferretti" w:date="2021-08-05T12:05:00Z"/>
                <w:rFonts w:ascii="Calibri" w:eastAsia="Times New Roman" w:hAnsi="Calibri" w:cs="Calibri"/>
                <w:color w:val="000000"/>
              </w:rPr>
            </w:pPr>
            <w:del w:id="230" w:author="Gian Maria Milesi-Ferretti" w:date="2021-08-05T12:05:00Z">
              <w:r w:rsidDel="002F1C6E">
                <w:rPr>
                  <w:rFonts w:ascii="Calibri" w:hAnsi="Calibri" w:cs="Calibri"/>
                  <w:color w:val="000000"/>
                </w:rPr>
                <w:delText>(-5.32)</w:delText>
              </w:r>
            </w:del>
          </w:p>
        </w:tc>
        <w:tc>
          <w:tcPr>
            <w:tcW w:w="1226" w:type="dxa"/>
            <w:tcBorders>
              <w:top w:val="nil"/>
              <w:left w:val="nil"/>
              <w:bottom w:val="nil"/>
              <w:right w:val="nil"/>
            </w:tcBorders>
            <w:shd w:val="clear" w:color="000000" w:fill="FFFFFF"/>
            <w:noWrap/>
            <w:vAlign w:val="bottom"/>
            <w:hideMark/>
          </w:tcPr>
          <w:p w14:paraId="3E19C4F0" w14:textId="382903C6" w:rsidR="005067EF" w:rsidRPr="00F17DC1" w:rsidDel="002F1C6E" w:rsidRDefault="005067EF" w:rsidP="005067EF">
            <w:pPr>
              <w:spacing w:after="0" w:line="240" w:lineRule="auto"/>
              <w:rPr>
                <w:del w:id="231" w:author="Gian Maria Milesi-Ferretti" w:date="2021-08-05T12:05:00Z"/>
                <w:rFonts w:ascii="Calibri" w:eastAsia="Times New Roman" w:hAnsi="Calibri" w:cs="Calibri"/>
                <w:color w:val="000000"/>
              </w:rPr>
            </w:pPr>
            <w:del w:id="232" w:author="Gian Maria Milesi-Ferretti" w:date="2021-08-05T12:05:00Z">
              <w:r w:rsidDel="002F1C6E">
                <w:rPr>
                  <w:rFonts w:ascii="Calibri" w:hAnsi="Calibri" w:cs="Calibri"/>
                  <w:color w:val="000000"/>
                </w:rPr>
                <w:delText>(-5.20)</w:delText>
              </w:r>
            </w:del>
          </w:p>
        </w:tc>
      </w:tr>
      <w:tr w:rsidR="005067EF" w:rsidRPr="00F17DC1" w:rsidDel="002F1C6E" w14:paraId="7A6B87E6" w14:textId="313D612A" w:rsidTr="0079220F">
        <w:trPr>
          <w:trHeight w:val="290"/>
          <w:del w:id="233" w:author="Gian Maria Milesi-Ferretti" w:date="2021-08-05T12:05:00Z"/>
        </w:trPr>
        <w:tc>
          <w:tcPr>
            <w:tcW w:w="2709" w:type="dxa"/>
            <w:tcBorders>
              <w:top w:val="nil"/>
              <w:left w:val="nil"/>
              <w:bottom w:val="nil"/>
              <w:right w:val="nil"/>
            </w:tcBorders>
            <w:shd w:val="clear" w:color="000000" w:fill="FFFFFF"/>
            <w:noWrap/>
            <w:vAlign w:val="bottom"/>
            <w:hideMark/>
          </w:tcPr>
          <w:p w14:paraId="3BC2119E" w14:textId="407F9B8C" w:rsidR="005067EF" w:rsidRPr="00F17DC1" w:rsidDel="002F1C6E" w:rsidRDefault="005067EF" w:rsidP="005067EF">
            <w:pPr>
              <w:spacing w:after="0" w:line="240" w:lineRule="auto"/>
              <w:rPr>
                <w:del w:id="234" w:author="Gian Maria Milesi-Ferretti" w:date="2021-08-05T12:05:00Z"/>
                <w:rFonts w:ascii="Calibri" w:eastAsia="Times New Roman" w:hAnsi="Calibri" w:cs="Calibri"/>
                <w:color w:val="000000"/>
              </w:rPr>
            </w:pPr>
            <w:del w:id="235" w:author="Gian Maria Milesi-Ferretti" w:date="2021-08-05T12:05:00Z">
              <w:r w:rsidRPr="00F17DC1" w:rsidDel="002F1C6E">
                <w:rPr>
                  <w:rFonts w:ascii="Calibri" w:eastAsia="Times New Roman" w:hAnsi="Calibri" w:cs="Calibri"/>
                  <w:color w:val="000000"/>
                </w:rPr>
                <w:delText> </w:delText>
              </w:r>
            </w:del>
          </w:p>
        </w:tc>
        <w:tc>
          <w:tcPr>
            <w:tcW w:w="1241" w:type="dxa"/>
            <w:gridSpan w:val="2"/>
            <w:tcBorders>
              <w:top w:val="nil"/>
              <w:left w:val="nil"/>
              <w:bottom w:val="nil"/>
              <w:right w:val="nil"/>
            </w:tcBorders>
            <w:shd w:val="clear" w:color="000000" w:fill="FFFFFF"/>
            <w:noWrap/>
            <w:vAlign w:val="bottom"/>
            <w:hideMark/>
          </w:tcPr>
          <w:p w14:paraId="1F2AA375" w14:textId="7AF3B6E9" w:rsidR="005067EF" w:rsidRPr="00F17DC1" w:rsidDel="002F1C6E" w:rsidRDefault="005067EF" w:rsidP="005067EF">
            <w:pPr>
              <w:spacing w:after="0" w:line="240" w:lineRule="auto"/>
              <w:rPr>
                <w:del w:id="236" w:author="Gian Maria Milesi-Ferretti" w:date="2021-08-05T12:05:00Z"/>
                <w:rFonts w:ascii="Calibri" w:eastAsia="Times New Roman" w:hAnsi="Calibri" w:cs="Calibri"/>
                <w:color w:val="000000"/>
              </w:rPr>
            </w:pPr>
            <w:del w:id="237"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41CD76CD" w14:textId="59203D8B" w:rsidR="005067EF" w:rsidRPr="00F17DC1" w:rsidDel="002F1C6E" w:rsidRDefault="005067EF" w:rsidP="005067EF">
            <w:pPr>
              <w:spacing w:after="0" w:line="240" w:lineRule="auto"/>
              <w:rPr>
                <w:del w:id="238" w:author="Gian Maria Milesi-Ferretti" w:date="2021-08-05T12:05:00Z"/>
                <w:rFonts w:ascii="Calibri" w:eastAsia="Times New Roman" w:hAnsi="Calibri" w:cs="Calibri"/>
                <w:color w:val="000000"/>
              </w:rPr>
            </w:pPr>
            <w:del w:id="239"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02537244" w14:textId="424EBB39" w:rsidR="005067EF" w:rsidRPr="00F17DC1" w:rsidDel="002F1C6E" w:rsidRDefault="005067EF" w:rsidP="005067EF">
            <w:pPr>
              <w:spacing w:after="0" w:line="240" w:lineRule="auto"/>
              <w:rPr>
                <w:del w:id="240" w:author="Gian Maria Milesi-Ferretti" w:date="2021-08-05T12:05:00Z"/>
                <w:rFonts w:ascii="Calibri" w:eastAsia="Times New Roman" w:hAnsi="Calibri" w:cs="Calibri"/>
                <w:color w:val="000000"/>
              </w:rPr>
            </w:pPr>
            <w:del w:id="241"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56533B5F" w14:textId="5279C0B9" w:rsidR="005067EF" w:rsidRPr="00F17DC1" w:rsidDel="002F1C6E" w:rsidRDefault="005067EF" w:rsidP="005067EF">
            <w:pPr>
              <w:spacing w:after="0" w:line="240" w:lineRule="auto"/>
              <w:rPr>
                <w:del w:id="242" w:author="Gian Maria Milesi-Ferretti" w:date="2021-08-05T12:05:00Z"/>
                <w:rFonts w:ascii="Calibri" w:eastAsia="Times New Roman" w:hAnsi="Calibri" w:cs="Calibri"/>
                <w:color w:val="000000"/>
              </w:rPr>
            </w:pPr>
            <w:del w:id="243"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52198CD8" w14:textId="62A548A7" w:rsidR="005067EF" w:rsidRPr="00F17DC1" w:rsidDel="002F1C6E" w:rsidRDefault="005067EF" w:rsidP="005067EF">
            <w:pPr>
              <w:spacing w:after="0" w:line="240" w:lineRule="auto"/>
              <w:rPr>
                <w:del w:id="244" w:author="Gian Maria Milesi-Ferretti" w:date="2021-08-05T12:05:00Z"/>
                <w:rFonts w:ascii="Calibri" w:eastAsia="Times New Roman" w:hAnsi="Calibri" w:cs="Calibri"/>
                <w:color w:val="000000"/>
              </w:rPr>
            </w:pPr>
            <w:del w:id="245"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393D2970" w14:textId="490A7528" w:rsidR="005067EF" w:rsidRPr="00F17DC1" w:rsidDel="002F1C6E" w:rsidRDefault="005067EF" w:rsidP="005067EF">
            <w:pPr>
              <w:spacing w:after="0" w:line="240" w:lineRule="auto"/>
              <w:rPr>
                <w:del w:id="246" w:author="Gian Maria Milesi-Ferretti" w:date="2021-08-05T12:05:00Z"/>
                <w:rFonts w:ascii="Calibri" w:eastAsia="Times New Roman" w:hAnsi="Calibri" w:cs="Calibri"/>
                <w:color w:val="000000"/>
              </w:rPr>
            </w:pPr>
            <w:del w:id="247" w:author="Gian Maria Milesi-Ferretti" w:date="2021-08-05T12:05:00Z">
              <w:r w:rsidDel="002F1C6E">
                <w:rPr>
                  <w:rFonts w:ascii="Calibri" w:hAnsi="Calibri" w:cs="Calibri"/>
                  <w:color w:val="000000"/>
                </w:rPr>
                <w:delText> </w:delText>
              </w:r>
            </w:del>
          </w:p>
        </w:tc>
      </w:tr>
      <w:tr w:rsidR="005067EF" w:rsidRPr="00F17DC1" w:rsidDel="002F1C6E" w14:paraId="11DC0558" w14:textId="013D515B" w:rsidTr="0079220F">
        <w:trPr>
          <w:trHeight w:val="290"/>
          <w:del w:id="248" w:author="Gian Maria Milesi-Ferretti" w:date="2021-08-05T12:05:00Z"/>
        </w:trPr>
        <w:tc>
          <w:tcPr>
            <w:tcW w:w="2709" w:type="dxa"/>
            <w:tcBorders>
              <w:top w:val="nil"/>
              <w:left w:val="nil"/>
              <w:bottom w:val="nil"/>
              <w:right w:val="nil"/>
            </w:tcBorders>
            <w:shd w:val="clear" w:color="000000" w:fill="FFFFFF"/>
            <w:noWrap/>
            <w:vAlign w:val="bottom"/>
            <w:hideMark/>
          </w:tcPr>
          <w:p w14:paraId="0A497712" w14:textId="1F76E018" w:rsidR="005067EF" w:rsidRPr="00F17DC1" w:rsidDel="002F1C6E" w:rsidRDefault="005067EF" w:rsidP="005067EF">
            <w:pPr>
              <w:spacing w:after="0" w:line="240" w:lineRule="auto"/>
              <w:rPr>
                <w:del w:id="249" w:author="Gian Maria Milesi-Ferretti" w:date="2021-08-05T12:05:00Z"/>
                <w:rFonts w:ascii="Calibri" w:eastAsia="Times New Roman" w:hAnsi="Calibri" w:cs="Calibri"/>
                <w:color w:val="000000"/>
              </w:rPr>
            </w:pPr>
            <w:del w:id="250" w:author="Gian Maria Milesi-Ferretti" w:date="2021-08-05T12:05:00Z">
              <w:r w:rsidRPr="00F17DC1" w:rsidDel="002F1C6E">
                <w:rPr>
                  <w:rFonts w:ascii="Calibri" w:eastAsia="Times New Roman" w:hAnsi="Calibri" w:cs="Calibri"/>
                  <w:color w:val="000000"/>
                </w:rPr>
                <w:delText xml:space="preserve">Net rev. from int. travel </w:delText>
              </w:r>
            </w:del>
          </w:p>
        </w:tc>
        <w:tc>
          <w:tcPr>
            <w:tcW w:w="1241" w:type="dxa"/>
            <w:gridSpan w:val="2"/>
            <w:tcBorders>
              <w:top w:val="nil"/>
              <w:left w:val="nil"/>
              <w:bottom w:val="nil"/>
              <w:right w:val="nil"/>
            </w:tcBorders>
            <w:shd w:val="clear" w:color="000000" w:fill="FFFFFF"/>
            <w:noWrap/>
            <w:vAlign w:val="bottom"/>
            <w:hideMark/>
          </w:tcPr>
          <w:p w14:paraId="3F69B266" w14:textId="7716FCA1" w:rsidR="005067EF" w:rsidRPr="00F17DC1" w:rsidDel="002F1C6E" w:rsidRDefault="005067EF" w:rsidP="005067EF">
            <w:pPr>
              <w:spacing w:after="0" w:line="240" w:lineRule="auto"/>
              <w:rPr>
                <w:del w:id="251" w:author="Gian Maria Milesi-Ferretti" w:date="2021-08-05T12:05:00Z"/>
                <w:rFonts w:ascii="Calibri" w:eastAsia="Times New Roman" w:hAnsi="Calibri" w:cs="Calibri"/>
                <w:color w:val="000000"/>
              </w:rPr>
            </w:pPr>
            <w:del w:id="252" w:author="Gian Maria Milesi-Ferretti" w:date="2021-08-05T12:05:00Z">
              <w:r w:rsidDel="002F1C6E">
                <w:rPr>
                  <w:rFonts w:ascii="Calibri" w:hAnsi="Calibri" w:cs="Calibri"/>
                  <w:color w:val="000000"/>
                </w:rPr>
                <w:delText>-0.427***</w:delText>
              </w:r>
            </w:del>
          </w:p>
        </w:tc>
        <w:tc>
          <w:tcPr>
            <w:tcW w:w="1226" w:type="dxa"/>
            <w:tcBorders>
              <w:top w:val="nil"/>
              <w:left w:val="nil"/>
              <w:bottom w:val="nil"/>
              <w:right w:val="nil"/>
            </w:tcBorders>
            <w:shd w:val="clear" w:color="000000" w:fill="FFFFFF"/>
            <w:noWrap/>
            <w:vAlign w:val="bottom"/>
            <w:hideMark/>
          </w:tcPr>
          <w:p w14:paraId="54EDCA1F" w14:textId="763702BC" w:rsidR="005067EF" w:rsidRPr="00F17DC1" w:rsidDel="002F1C6E" w:rsidRDefault="005067EF" w:rsidP="005067EF">
            <w:pPr>
              <w:spacing w:after="0" w:line="240" w:lineRule="auto"/>
              <w:rPr>
                <w:del w:id="253" w:author="Gian Maria Milesi-Ferretti" w:date="2021-08-05T12:05:00Z"/>
                <w:rFonts w:ascii="Calibri" w:eastAsia="Times New Roman" w:hAnsi="Calibri" w:cs="Calibri"/>
                <w:color w:val="000000"/>
              </w:rPr>
            </w:pPr>
            <w:del w:id="254" w:author="Gian Maria Milesi-Ferretti" w:date="2021-08-05T12:05:00Z">
              <w:r w:rsidDel="002F1C6E">
                <w:rPr>
                  <w:rFonts w:ascii="Calibri" w:hAnsi="Calibri" w:cs="Calibri"/>
                  <w:color w:val="000000"/>
                </w:rPr>
                <w:delText>-0.432***</w:delText>
              </w:r>
            </w:del>
          </w:p>
        </w:tc>
        <w:tc>
          <w:tcPr>
            <w:tcW w:w="1226" w:type="dxa"/>
            <w:tcBorders>
              <w:top w:val="nil"/>
              <w:left w:val="nil"/>
              <w:bottom w:val="nil"/>
              <w:right w:val="nil"/>
            </w:tcBorders>
            <w:shd w:val="clear" w:color="000000" w:fill="FFFFFF"/>
            <w:noWrap/>
            <w:vAlign w:val="bottom"/>
            <w:hideMark/>
          </w:tcPr>
          <w:p w14:paraId="416FE3A6" w14:textId="7E595013" w:rsidR="005067EF" w:rsidRPr="00F17DC1" w:rsidDel="002F1C6E" w:rsidRDefault="005067EF" w:rsidP="005067EF">
            <w:pPr>
              <w:spacing w:after="0" w:line="240" w:lineRule="auto"/>
              <w:rPr>
                <w:del w:id="255" w:author="Gian Maria Milesi-Ferretti" w:date="2021-08-05T12:05:00Z"/>
                <w:rFonts w:ascii="Calibri" w:eastAsia="Times New Roman" w:hAnsi="Calibri" w:cs="Calibri"/>
                <w:color w:val="000000"/>
              </w:rPr>
            </w:pPr>
            <w:del w:id="256" w:author="Gian Maria Milesi-Ferretti" w:date="2021-08-05T12:05:00Z">
              <w:r w:rsidDel="002F1C6E">
                <w:rPr>
                  <w:rFonts w:ascii="Calibri" w:hAnsi="Calibri" w:cs="Calibri"/>
                  <w:color w:val="000000"/>
                </w:rPr>
                <w:delText>-0.798***</w:delText>
              </w:r>
            </w:del>
          </w:p>
        </w:tc>
        <w:tc>
          <w:tcPr>
            <w:tcW w:w="1226" w:type="dxa"/>
            <w:tcBorders>
              <w:top w:val="nil"/>
              <w:left w:val="nil"/>
              <w:bottom w:val="nil"/>
              <w:right w:val="nil"/>
            </w:tcBorders>
            <w:shd w:val="clear" w:color="000000" w:fill="FFFFFF"/>
            <w:noWrap/>
            <w:vAlign w:val="bottom"/>
            <w:hideMark/>
          </w:tcPr>
          <w:p w14:paraId="7C7D2FB7" w14:textId="1AB4CB1D" w:rsidR="005067EF" w:rsidRPr="00F17DC1" w:rsidDel="002F1C6E" w:rsidRDefault="005067EF" w:rsidP="005067EF">
            <w:pPr>
              <w:spacing w:after="0" w:line="240" w:lineRule="auto"/>
              <w:rPr>
                <w:del w:id="257" w:author="Gian Maria Milesi-Ferretti" w:date="2021-08-05T12:05:00Z"/>
                <w:rFonts w:ascii="Calibri" w:eastAsia="Times New Roman" w:hAnsi="Calibri" w:cs="Calibri"/>
                <w:color w:val="000000"/>
              </w:rPr>
            </w:pPr>
            <w:del w:id="258" w:author="Gian Maria Milesi-Ferretti" w:date="2021-08-05T12:05:00Z">
              <w:r w:rsidDel="002F1C6E">
                <w:rPr>
                  <w:rFonts w:ascii="Calibri" w:hAnsi="Calibri" w:cs="Calibri"/>
                  <w:color w:val="000000"/>
                </w:rPr>
                <w:delText>-0.435***</w:delText>
              </w:r>
            </w:del>
          </w:p>
        </w:tc>
        <w:tc>
          <w:tcPr>
            <w:tcW w:w="1226" w:type="dxa"/>
            <w:tcBorders>
              <w:top w:val="nil"/>
              <w:left w:val="nil"/>
              <w:bottom w:val="nil"/>
              <w:right w:val="nil"/>
            </w:tcBorders>
            <w:shd w:val="clear" w:color="000000" w:fill="FFFFFF"/>
            <w:noWrap/>
            <w:vAlign w:val="bottom"/>
            <w:hideMark/>
          </w:tcPr>
          <w:p w14:paraId="699C8C91" w14:textId="5EB3A571" w:rsidR="005067EF" w:rsidRPr="00F17DC1" w:rsidDel="002F1C6E" w:rsidRDefault="005067EF" w:rsidP="005067EF">
            <w:pPr>
              <w:spacing w:after="0" w:line="240" w:lineRule="auto"/>
              <w:rPr>
                <w:del w:id="259" w:author="Gian Maria Milesi-Ferretti" w:date="2021-08-05T12:05:00Z"/>
                <w:rFonts w:ascii="Calibri" w:eastAsia="Times New Roman" w:hAnsi="Calibri" w:cs="Calibri"/>
                <w:color w:val="000000"/>
              </w:rPr>
            </w:pPr>
            <w:del w:id="260" w:author="Gian Maria Milesi-Ferretti" w:date="2021-08-05T12:05:00Z">
              <w:r w:rsidDel="002F1C6E">
                <w:rPr>
                  <w:rFonts w:ascii="Calibri" w:hAnsi="Calibri" w:cs="Calibri"/>
                  <w:color w:val="000000"/>
                </w:rPr>
                <w:delText>-0.465***</w:delText>
              </w:r>
            </w:del>
          </w:p>
        </w:tc>
        <w:tc>
          <w:tcPr>
            <w:tcW w:w="1226" w:type="dxa"/>
            <w:tcBorders>
              <w:top w:val="nil"/>
              <w:left w:val="nil"/>
              <w:bottom w:val="nil"/>
              <w:right w:val="nil"/>
            </w:tcBorders>
            <w:shd w:val="clear" w:color="000000" w:fill="FFFFFF"/>
            <w:noWrap/>
            <w:vAlign w:val="bottom"/>
            <w:hideMark/>
          </w:tcPr>
          <w:p w14:paraId="35C99814" w14:textId="79C47805" w:rsidR="005067EF" w:rsidRPr="00F17DC1" w:rsidDel="002F1C6E" w:rsidRDefault="005067EF" w:rsidP="005067EF">
            <w:pPr>
              <w:spacing w:after="0" w:line="240" w:lineRule="auto"/>
              <w:rPr>
                <w:del w:id="261" w:author="Gian Maria Milesi-Ferretti" w:date="2021-08-05T12:05:00Z"/>
                <w:rFonts w:ascii="Calibri" w:eastAsia="Times New Roman" w:hAnsi="Calibri" w:cs="Calibri"/>
                <w:color w:val="000000"/>
              </w:rPr>
            </w:pPr>
            <w:del w:id="262" w:author="Gian Maria Milesi-Ferretti" w:date="2021-08-05T12:05:00Z">
              <w:r w:rsidDel="002F1C6E">
                <w:rPr>
                  <w:rFonts w:ascii="Calibri" w:hAnsi="Calibri" w:cs="Calibri"/>
                  <w:color w:val="000000"/>
                </w:rPr>
                <w:delText>-0.303</w:delText>
              </w:r>
            </w:del>
          </w:p>
        </w:tc>
      </w:tr>
      <w:tr w:rsidR="005067EF" w:rsidRPr="00F17DC1" w:rsidDel="002F1C6E" w14:paraId="283787B8" w14:textId="773C62F6" w:rsidTr="0079220F">
        <w:trPr>
          <w:trHeight w:val="290"/>
          <w:del w:id="263" w:author="Gian Maria Milesi-Ferretti" w:date="2021-08-05T12:05:00Z"/>
        </w:trPr>
        <w:tc>
          <w:tcPr>
            <w:tcW w:w="2709" w:type="dxa"/>
            <w:tcBorders>
              <w:top w:val="nil"/>
              <w:left w:val="nil"/>
              <w:bottom w:val="nil"/>
              <w:right w:val="nil"/>
            </w:tcBorders>
            <w:shd w:val="clear" w:color="000000" w:fill="FFFFFF"/>
            <w:noWrap/>
            <w:vAlign w:val="bottom"/>
            <w:hideMark/>
          </w:tcPr>
          <w:p w14:paraId="40C5BEC9" w14:textId="07404947" w:rsidR="005067EF" w:rsidRPr="00F17DC1" w:rsidDel="002F1C6E" w:rsidRDefault="005067EF" w:rsidP="005067EF">
            <w:pPr>
              <w:spacing w:after="0" w:line="240" w:lineRule="auto"/>
              <w:rPr>
                <w:del w:id="264" w:author="Gian Maria Milesi-Ferretti" w:date="2021-08-05T12:05:00Z"/>
                <w:rFonts w:ascii="Calibri" w:eastAsia="Times New Roman" w:hAnsi="Calibri" w:cs="Calibri"/>
                <w:color w:val="000000"/>
              </w:rPr>
            </w:pPr>
            <w:del w:id="265" w:author="Gian Maria Milesi-Ferretti" w:date="2021-08-05T12:05:00Z">
              <w:r w:rsidRPr="00F17DC1" w:rsidDel="002F1C6E">
                <w:rPr>
                  <w:rFonts w:ascii="Calibri" w:eastAsia="Times New Roman" w:hAnsi="Calibri" w:cs="Calibri"/>
                  <w:color w:val="000000"/>
                </w:rPr>
                <w:delText> (pct of GDP, 2015-19)</w:delText>
              </w:r>
            </w:del>
          </w:p>
        </w:tc>
        <w:tc>
          <w:tcPr>
            <w:tcW w:w="1241" w:type="dxa"/>
            <w:gridSpan w:val="2"/>
            <w:tcBorders>
              <w:top w:val="nil"/>
              <w:left w:val="nil"/>
              <w:bottom w:val="nil"/>
              <w:right w:val="nil"/>
            </w:tcBorders>
            <w:shd w:val="clear" w:color="000000" w:fill="FFFFFF"/>
            <w:noWrap/>
            <w:vAlign w:val="bottom"/>
            <w:hideMark/>
          </w:tcPr>
          <w:p w14:paraId="7D34F93C" w14:textId="075A2A7F" w:rsidR="005067EF" w:rsidRPr="00F17DC1" w:rsidDel="002F1C6E" w:rsidRDefault="005067EF" w:rsidP="005067EF">
            <w:pPr>
              <w:spacing w:after="0" w:line="240" w:lineRule="auto"/>
              <w:rPr>
                <w:del w:id="266" w:author="Gian Maria Milesi-Ferretti" w:date="2021-08-05T12:05:00Z"/>
                <w:rFonts w:ascii="Calibri" w:eastAsia="Times New Roman" w:hAnsi="Calibri" w:cs="Calibri"/>
                <w:color w:val="000000"/>
              </w:rPr>
            </w:pPr>
            <w:del w:id="267" w:author="Gian Maria Milesi-Ferretti" w:date="2021-08-05T12:05:00Z">
              <w:r w:rsidDel="002F1C6E">
                <w:rPr>
                  <w:rFonts w:ascii="Calibri" w:hAnsi="Calibri" w:cs="Calibri"/>
                  <w:color w:val="000000"/>
                </w:rPr>
                <w:delText>(-4.61)</w:delText>
              </w:r>
            </w:del>
          </w:p>
        </w:tc>
        <w:tc>
          <w:tcPr>
            <w:tcW w:w="1226" w:type="dxa"/>
            <w:tcBorders>
              <w:top w:val="nil"/>
              <w:left w:val="nil"/>
              <w:bottom w:val="nil"/>
              <w:right w:val="nil"/>
            </w:tcBorders>
            <w:shd w:val="clear" w:color="000000" w:fill="FFFFFF"/>
            <w:noWrap/>
            <w:vAlign w:val="bottom"/>
            <w:hideMark/>
          </w:tcPr>
          <w:p w14:paraId="744A794A" w14:textId="59C40FFD" w:rsidR="005067EF" w:rsidRPr="00F17DC1" w:rsidDel="002F1C6E" w:rsidRDefault="005067EF" w:rsidP="005067EF">
            <w:pPr>
              <w:spacing w:after="0" w:line="240" w:lineRule="auto"/>
              <w:rPr>
                <w:del w:id="268" w:author="Gian Maria Milesi-Ferretti" w:date="2021-08-05T12:05:00Z"/>
                <w:rFonts w:ascii="Calibri" w:eastAsia="Times New Roman" w:hAnsi="Calibri" w:cs="Calibri"/>
                <w:color w:val="000000"/>
              </w:rPr>
            </w:pPr>
            <w:del w:id="269" w:author="Gian Maria Milesi-Ferretti" w:date="2021-08-05T12:05:00Z">
              <w:r w:rsidDel="002F1C6E">
                <w:rPr>
                  <w:rFonts w:ascii="Calibri" w:hAnsi="Calibri" w:cs="Calibri"/>
                  <w:color w:val="000000"/>
                </w:rPr>
                <w:delText>(-4.82)</w:delText>
              </w:r>
            </w:del>
          </w:p>
        </w:tc>
        <w:tc>
          <w:tcPr>
            <w:tcW w:w="1226" w:type="dxa"/>
            <w:tcBorders>
              <w:top w:val="nil"/>
              <w:left w:val="nil"/>
              <w:bottom w:val="nil"/>
              <w:right w:val="nil"/>
            </w:tcBorders>
            <w:shd w:val="clear" w:color="000000" w:fill="FFFFFF"/>
            <w:noWrap/>
            <w:vAlign w:val="bottom"/>
            <w:hideMark/>
          </w:tcPr>
          <w:p w14:paraId="681C0DE2" w14:textId="721EC371" w:rsidR="005067EF" w:rsidRPr="00F17DC1" w:rsidDel="002F1C6E" w:rsidRDefault="005067EF" w:rsidP="005067EF">
            <w:pPr>
              <w:spacing w:after="0" w:line="240" w:lineRule="auto"/>
              <w:rPr>
                <w:del w:id="270" w:author="Gian Maria Milesi-Ferretti" w:date="2021-08-05T12:05:00Z"/>
                <w:rFonts w:ascii="Calibri" w:eastAsia="Times New Roman" w:hAnsi="Calibri" w:cs="Calibri"/>
                <w:color w:val="000000"/>
              </w:rPr>
            </w:pPr>
            <w:del w:id="271" w:author="Gian Maria Milesi-Ferretti" w:date="2021-08-05T12:05:00Z">
              <w:r w:rsidDel="002F1C6E">
                <w:rPr>
                  <w:rFonts w:ascii="Calibri" w:hAnsi="Calibri" w:cs="Calibri"/>
                  <w:color w:val="000000"/>
                </w:rPr>
                <w:delText>(-3.17)</w:delText>
              </w:r>
            </w:del>
          </w:p>
        </w:tc>
        <w:tc>
          <w:tcPr>
            <w:tcW w:w="1226" w:type="dxa"/>
            <w:tcBorders>
              <w:top w:val="nil"/>
              <w:left w:val="nil"/>
              <w:bottom w:val="nil"/>
              <w:right w:val="nil"/>
            </w:tcBorders>
            <w:shd w:val="clear" w:color="000000" w:fill="FFFFFF"/>
            <w:noWrap/>
            <w:vAlign w:val="bottom"/>
            <w:hideMark/>
          </w:tcPr>
          <w:p w14:paraId="174D76A3" w14:textId="33E1D989" w:rsidR="005067EF" w:rsidRPr="00F17DC1" w:rsidDel="002F1C6E" w:rsidRDefault="005067EF" w:rsidP="005067EF">
            <w:pPr>
              <w:spacing w:after="0" w:line="240" w:lineRule="auto"/>
              <w:rPr>
                <w:del w:id="272" w:author="Gian Maria Milesi-Ferretti" w:date="2021-08-05T12:05:00Z"/>
                <w:rFonts w:ascii="Calibri" w:eastAsia="Times New Roman" w:hAnsi="Calibri" w:cs="Calibri"/>
                <w:color w:val="000000"/>
              </w:rPr>
            </w:pPr>
            <w:del w:id="273" w:author="Gian Maria Milesi-Ferretti" w:date="2021-08-05T12:05:00Z">
              <w:r w:rsidDel="002F1C6E">
                <w:rPr>
                  <w:rFonts w:ascii="Calibri" w:hAnsi="Calibri" w:cs="Calibri"/>
                  <w:color w:val="000000"/>
                </w:rPr>
                <w:delText>(-4.52)</w:delText>
              </w:r>
            </w:del>
          </w:p>
        </w:tc>
        <w:tc>
          <w:tcPr>
            <w:tcW w:w="1226" w:type="dxa"/>
            <w:tcBorders>
              <w:top w:val="nil"/>
              <w:left w:val="nil"/>
              <w:bottom w:val="nil"/>
              <w:right w:val="nil"/>
            </w:tcBorders>
            <w:shd w:val="clear" w:color="000000" w:fill="FFFFFF"/>
            <w:noWrap/>
            <w:vAlign w:val="bottom"/>
            <w:hideMark/>
          </w:tcPr>
          <w:p w14:paraId="11CD1566" w14:textId="4A77F8C0" w:rsidR="005067EF" w:rsidRPr="00F17DC1" w:rsidDel="002F1C6E" w:rsidRDefault="005067EF" w:rsidP="005067EF">
            <w:pPr>
              <w:spacing w:after="0" w:line="240" w:lineRule="auto"/>
              <w:rPr>
                <w:del w:id="274" w:author="Gian Maria Milesi-Ferretti" w:date="2021-08-05T12:05:00Z"/>
                <w:rFonts w:ascii="Calibri" w:eastAsia="Times New Roman" w:hAnsi="Calibri" w:cs="Calibri"/>
                <w:color w:val="000000"/>
              </w:rPr>
            </w:pPr>
            <w:del w:id="275" w:author="Gian Maria Milesi-Ferretti" w:date="2021-08-05T12:05:00Z">
              <w:r w:rsidDel="002F1C6E">
                <w:rPr>
                  <w:rFonts w:ascii="Calibri" w:hAnsi="Calibri" w:cs="Calibri"/>
                  <w:color w:val="000000"/>
                </w:rPr>
                <w:delText>(-3.93)</w:delText>
              </w:r>
            </w:del>
          </w:p>
        </w:tc>
        <w:tc>
          <w:tcPr>
            <w:tcW w:w="1226" w:type="dxa"/>
            <w:tcBorders>
              <w:top w:val="nil"/>
              <w:left w:val="nil"/>
              <w:bottom w:val="nil"/>
              <w:right w:val="nil"/>
            </w:tcBorders>
            <w:shd w:val="clear" w:color="000000" w:fill="FFFFFF"/>
            <w:noWrap/>
            <w:vAlign w:val="bottom"/>
            <w:hideMark/>
          </w:tcPr>
          <w:p w14:paraId="03BA96CA" w14:textId="38FDAF57" w:rsidR="005067EF" w:rsidRPr="00F17DC1" w:rsidDel="002F1C6E" w:rsidRDefault="005067EF" w:rsidP="005067EF">
            <w:pPr>
              <w:spacing w:after="0" w:line="240" w:lineRule="auto"/>
              <w:rPr>
                <w:del w:id="276" w:author="Gian Maria Milesi-Ferretti" w:date="2021-08-05T12:05:00Z"/>
                <w:rFonts w:ascii="Calibri" w:eastAsia="Times New Roman" w:hAnsi="Calibri" w:cs="Calibri"/>
                <w:color w:val="000000"/>
              </w:rPr>
            </w:pPr>
            <w:del w:id="277" w:author="Gian Maria Milesi-Ferretti" w:date="2021-08-05T12:05:00Z">
              <w:r w:rsidDel="002F1C6E">
                <w:rPr>
                  <w:rFonts w:ascii="Calibri" w:hAnsi="Calibri" w:cs="Calibri"/>
                  <w:color w:val="000000"/>
                </w:rPr>
                <w:delText>(-0.84)</w:delText>
              </w:r>
            </w:del>
          </w:p>
        </w:tc>
      </w:tr>
      <w:tr w:rsidR="005067EF" w:rsidRPr="00F17DC1" w:rsidDel="002F1C6E" w14:paraId="7999FB59" w14:textId="3F89EC88" w:rsidTr="0079220F">
        <w:trPr>
          <w:trHeight w:val="290"/>
          <w:del w:id="278" w:author="Gian Maria Milesi-Ferretti" w:date="2021-08-05T12:05:00Z"/>
        </w:trPr>
        <w:tc>
          <w:tcPr>
            <w:tcW w:w="2709" w:type="dxa"/>
            <w:tcBorders>
              <w:top w:val="nil"/>
              <w:left w:val="nil"/>
              <w:bottom w:val="nil"/>
              <w:right w:val="nil"/>
            </w:tcBorders>
            <w:shd w:val="clear" w:color="000000" w:fill="FFFFFF"/>
            <w:noWrap/>
            <w:vAlign w:val="bottom"/>
            <w:hideMark/>
          </w:tcPr>
          <w:p w14:paraId="755E6A7E" w14:textId="314A2AF6" w:rsidR="005067EF" w:rsidRPr="00F17DC1" w:rsidDel="002F1C6E" w:rsidRDefault="005067EF" w:rsidP="005067EF">
            <w:pPr>
              <w:spacing w:after="0" w:line="240" w:lineRule="auto"/>
              <w:rPr>
                <w:del w:id="279" w:author="Gian Maria Milesi-Ferretti" w:date="2021-08-05T12:05:00Z"/>
                <w:rFonts w:ascii="Calibri" w:eastAsia="Times New Roman" w:hAnsi="Calibri" w:cs="Calibri"/>
                <w:color w:val="000000"/>
              </w:rPr>
            </w:pPr>
            <w:del w:id="280" w:author="Gian Maria Milesi-Ferretti" w:date="2021-08-05T12:05:00Z">
              <w:r w:rsidRPr="00F17DC1" w:rsidDel="002F1C6E">
                <w:rPr>
                  <w:rFonts w:ascii="Calibri" w:eastAsia="Times New Roman" w:hAnsi="Calibri" w:cs="Calibri"/>
                  <w:color w:val="000000"/>
                </w:rPr>
                <w:delText> </w:delText>
              </w:r>
            </w:del>
          </w:p>
        </w:tc>
        <w:tc>
          <w:tcPr>
            <w:tcW w:w="1241" w:type="dxa"/>
            <w:gridSpan w:val="2"/>
            <w:tcBorders>
              <w:top w:val="nil"/>
              <w:left w:val="nil"/>
              <w:bottom w:val="nil"/>
              <w:right w:val="nil"/>
            </w:tcBorders>
            <w:shd w:val="clear" w:color="000000" w:fill="FFFFFF"/>
            <w:noWrap/>
            <w:vAlign w:val="bottom"/>
            <w:hideMark/>
          </w:tcPr>
          <w:p w14:paraId="42285D02" w14:textId="24CAF79D" w:rsidR="005067EF" w:rsidRPr="00F17DC1" w:rsidDel="002F1C6E" w:rsidRDefault="005067EF" w:rsidP="005067EF">
            <w:pPr>
              <w:spacing w:after="0" w:line="240" w:lineRule="auto"/>
              <w:rPr>
                <w:del w:id="281" w:author="Gian Maria Milesi-Ferretti" w:date="2021-08-05T12:05:00Z"/>
                <w:rFonts w:ascii="Calibri" w:eastAsia="Times New Roman" w:hAnsi="Calibri" w:cs="Calibri"/>
                <w:color w:val="000000"/>
              </w:rPr>
            </w:pPr>
            <w:del w:id="282"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2184EBAC" w14:textId="5E5FBFF5" w:rsidR="005067EF" w:rsidRPr="00F17DC1" w:rsidDel="002F1C6E" w:rsidRDefault="005067EF" w:rsidP="005067EF">
            <w:pPr>
              <w:spacing w:after="0" w:line="240" w:lineRule="auto"/>
              <w:rPr>
                <w:del w:id="283" w:author="Gian Maria Milesi-Ferretti" w:date="2021-08-05T12:05:00Z"/>
                <w:rFonts w:ascii="Calibri" w:eastAsia="Times New Roman" w:hAnsi="Calibri" w:cs="Calibri"/>
                <w:color w:val="000000"/>
              </w:rPr>
            </w:pPr>
            <w:del w:id="284"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0351E614" w14:textId="22738EFF" w:rsidR="005067EF" w:rsidRPr="00F17DC1" w:rsidDel="002F1C6E" w:rsidRDefault="005067EF" w:rsidP="005067EF">
            <w:pPr>
              <w:spacing w:after="0" w:line="240" w:lineRule="auto"/>
              <w:rPr>
                <w:del w:id="285" w:author="Gian Maria Milesi-Ferretti" w:date="2021-08-05T12:05:00Z"/>
                <w:rFonts w:ascii="Calibri" w:eastAsia="Times New Roman" w:hAnsi="Calibri" w:cs="Calibri"/>
                <w:color w:val="000000"/>
              </w:rPr>
            </w:pPr>
            <w:del w:id="286"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77F43067" w14:textId="5B217B98" w:rsidR="005067EF" w:rsidRPr="00F17DC1" w:rsidDel="002F1C6E" w:rsidRDefault="005067EF" w:rsidP="005067EF">
            <w:pPr>
              <w:spacing w:after="0" w:line="240" w:lineRule="auto"/>
              <w:rPr>
                <w:del w:id="287" w:author="Gian Maria Milesi-Ferretti" w:date="2021-08-05T12:05:00Z"/>
                <w:rFonts w:ascii="Calibri" w:eastAsia="Times New Roman" w:hAnsi="Calibri" w:cs="Calibri"/>
                <w:color w:val="000000"/>
              </w:rPr>
            </w:pPr>
            <w:del w:id="288"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6DF1E6E3" w14:textId="4A21CB14" w:rsidR="005067EF" w:rsidRPr="00F17DC1" w:rsidDel="002F1C6E" w:rsidRDefault="005067EF" w:rsidP="005067EF">
            <w:pPr>
              <w:spacing w:after="0" w:line="240" w:lineRule="auto"/>
              <w:rPr>
                <w:del w:id="289" w:author="Gian Maria Milesi-Ferretti" w:date="2021-08-05T12:05:00Z"/>
                <w:rFonts w:ascii="Calibri" w:eastAsia="Times New Roman" w:hAnsi="Calibri" w:cs="Calibri"/>
                <w:color w:val="000000"/>
              </w:rPr>
            </w:pPr>
            <w:del w:id="290"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743392F7" w14:textId="67EE6447" w:rsidR="005067EF" w:rsidRPr="00F17DC1" w:rsidDel="002F1C6E" w:rsidRDefault="005067EF" w:rsidP="005067EF">
            <w:pPr>
              <w:spacing w:after="0" w:line="240" w:lineRule="auto"/>
              <w:rPr>
                <w:del w:id="291" w:author="Gian Maria Milesi-Ferretti" w:date="2021-08-05T12:05:00Z"/>
                <w:rFonts w:ascii="Calibri" w:eastAsia="Times New Roman" w:hAnsi="Calibri" w:cs="Calibri"/>
                <w:color w:val="000000"/>
              </w:rPr>
            </w:pPr>
            <w:del w:id="292" w:author="Gian Maria Milesi-Ferretti" w:date="2021-08-05T12:05:00Z">
              <w:r w:rsidDel="002F1C6E">
                <w:rPr>
                  <w:rFonts w:ascii="Calibri" w:hAnsi="Calibri" w:cs="Calibri"/>
                  <w:color w:val="000000"/>
                </w:rPr>
                <w:delText> </w:delText>
              </w:r>
            </w:del>
          </w:p>
        </w:tc>
      </w:tr>
      <w:tr w:rsidR="005067EF" w:rsidRPr="00F17DC1" w:rsidDel="002F1C6E" w14:paraId="5C384F3A" w14:textId="06E750AD" w:rsidTr="0079220F">
        <w:trPr>
          <w:trHeight w:val="290"/>
          <w:del w:id="293" w:author="Gian Maria Milesi-Ferretti" w:date="2021-08-05T12:05:00Z"/>
        </w:trPr>
        <w:tc>
          <w:tcPr>
            <w:tcW w:w="2709" w:type="dxa"/>
            <w:tcBorders>
              <w:top w:val="nil"/>
              <w:left w:val="nil"/>
              <w:bottom w:val="nil"/>
              <w:right w:val="nil"/>
            </w:tcBorders>
            <w:shd w:val="clear" w:color="000000" w:fill="FFFFFF"/>
            <w:noWrap/>
            <w:vAlign w:val="bottom"/>
            <w:hideMark/>
          </w:tcPr>
          <w:p w14:paraId="234C7BA5" w14:textId="2F6B3DD2" w:rsidR="005067EF" w:rsidRPr="00F17DC1" w:rsidDel="002F1C6E" w:rsidRDefault="005067EF" w:rsidP="005067EF">
            <w:pPr>
              <w:spacing w:after="0" w:line="240" w:lineRule="auto"/>
              <w:rPr>
                <w:del w:id="294" w:author="Gian Maria Milesi-Ferretti" w:date="2021-08-05T12:05:00Z"/>
                <w:rFonts w:ascii="Calibri" w:eastAsia="Times New Roman" w:hAnsi="Calibri" w:cs="Calibri"/>
                <w:color w:val="000000"/>
              </w:rPr>
            </w:pPr>
            <w:del w:id="295" w:author="Gian Maria Milesi-Ferretti" w:date="2021-08-05T12:05:00Z">
              <w:r w:rsidRPr="00F17DC1" w:rsidDel="002F1C6E">
                <w:rPr>
                  <w:rFonts w:ascii="Calibri" w:eastAsia="Times New Roman" w:hAnsi="Calibri" w:cs="Calibri"/>
                  <w:color w:val="000000"/>
                </w:rPr>
                <w:delText>Constant</w:delText>
              </w:r>
            </w:del>
          </w:p>
        </w:tc>
        <w:tc>
          <w:tcPr>
            <w:tcW w:w="1241" w:type="dxa"/>
            <w:gridSpan w:val="2"/>
            <w:tcBorders>
              <w:top w:val="nil"/>
              <w:left w:val="nil"/>
              <w:bottom w:val="nil"/>
              <w:right w:val="nil"/>
            </w:tcBorders>
            <w:shd w:val="clear" w:color="000000" w:fill="FFFFFF"/>
            <w:noWrap/>
            <w:vAlign w:val="bottom"/>
            <w:hideMark/>
          </w:tcPr>
          <w:p w14:paraId="48303B96" w14:textId="73FEA76C" w:rsidR="005067EF" w:rsidRPr="00F17DC1" w:rsidDel="002F1C6E" w:rsidRDefault="005067EF" w:rsidP="005067EF">
            <w:pPr>
              <w:spacing w:after="0" w:line="240" w:lineRule="auto"/>
              <w:rPr>
                <w:del w:id="296" w:author="Gian Maria Milesi-Ferretti" w:date="2021-08-05T12:05:00Z"/>
                <w:rFonts w:ascii="Calibri" w:eastAsia="Times New Roman" w:hAnsi="Calibri" w:cs="Calibri"/>
                <w:color w:val="000000"/>
              </w:rPr>
            </w:pPr>
            <w:del w:id="297" w:author="Gian Maria Milesi-Ferretti" w:date="2021-08-05T12:05:00Z">
              <w:r w:rsidDel="002F1C6E">
                <w:rPr>
                  <w:rFonts w:ascii="Calibri" w:hAnsi="Calibri" w:cs="Calibri"/>
                  <w:color w:val="000000"/>
                </w:rPr>
                <w:delText>1.925***</w:delText>
              </w:r>
            </w:del>
          </w:p>
        </w:tc>
        <w:tc>
          <w:tcPr>
            <w:tcW w:w="1226" w:type="dxa"/>
            <w:tcBorders>
              <w:top w:val="nil"/>
              <w:left w:val="nil"/>
              <w:bottom w:val="nil"/>
              <w:right w:val="nil"/>
            </w:tcBorders>
            <w:shd w:val="clear" w:color="000000" w:fill="FFFFFF"/>
            <w:noWrap/>
            <w:vAlign w:val="bottom"/>
            <w:hideMark/>
          </w:tcPr>
          <w:p w14:paraId="7D6AD0BD" w14:textId="75DF9897" w:rsidR="005067EF" w:rsidRPr="00F17DC1" w:rsidDel="002F1C6E" w:rsidRDefault="005067EF" w:rsidP="005067EF">
            <w:pPr>
              <w:spacing w:after="0" w:line="240" w:lineRule="auto"/>
              <w:rPr>
                <w:del w:id="298" w:author="Gian Maria Milesi-Ferretti" w:date="2021-08-05T12:05:00Z"/>
                <w:rFonts w:ascii="Calibri" w:eastAsia="Times New Roman" w:hAnsi="Calibri" w:cs="Calibri"/>
                <w:color w:val="000000"/>
              </w:rPr>
            </w:pPr>
            <w:del w:id="299" w:author="Gian Maria Milesi-Ferretti" w:date="2021-08-05T12:05:00Z">
              <w:r w:rsidDel="002F1C6E">
                <w:rPr>
                  <w:rFonts w:ascii="Calibri" w:hAnsi="Calibri" w:cs="Calibri"/>
                  <w:color w:val="000000"/>
                </w:rPr>
                <w:delText>1.623***</w:delText>
              </w:r>
            </w:del>
          </w:p>
        </w:tc>
        <w:tc>
          <w:tcPr>
            <w:tcW w:w="1226" w:type="dxa"/>
            <w:tcBorders>
              <w:top w:val="nil"/>
              <w:left w:val="nil"/>
              <w:bottom w:val="nil"/>
              <w:right w:val="nil"/>
            </w:tcBorders>
            <w:shd w:val="clear" w:color="000000" w:fill="FFFFFF"/>
            <w:noWrap/>
            <w:vAlign w:val="bottom"/>
            <w:hideMark/>
          </w:tcPr>
          <w:p w14:paraId="05D6EE68" w14:textId="4476F69E" w:rsidR="005067EF" w:rsidRPr="00F17DC1" w:rsidDel="002F1C6E" w:rsidRDefault="005067EF" w:rsidP="005067EF">
            <w:pPr>
              <w:spacing w:after="0" w:line="240" w:lineRule="auto"/>
              <w:rPr>
                <w:del w:id="300" w:author="Gian Maria Milesi-Ferretti" w:date="2021-08-05T12:05:00Z"/>
                <w:rFonts w:ascii="Calibri" w:eastAsia="Times New Roman" w:hAnsi="Calibri" w:cs="Calibri"/>
                <w:color w:val="000000"/>
              </w:rPr>
            </w:pPr>
            <w:del w:id="301" w:author="Gian Maria Milesi-Ferretti" w:date="2021-08-05T12:05:00Z">
              <w:r w:rsidDel="002F1C6E">
                <w:rPr>
                  <w:rFonts w:ascii="Calibri" w:hAnsi="Calibri" w:cs="Calibri"/>
                  <w:color w:val="000000"/>
                </w:rPr>
                <w:delText>0.608</w:delText>
              </w:r>
            </w:del>
          </w:p>
        </w:tc>
        <w:tc>
          <w:tcPr>
            <w:tcW w:w="1226" w:type="dxa"/>
            <w:tcBorders>
              <w:top w:val="nil"/>
              <w:left w:val="nil"/>
              <w:bottom w:val="nil"/>
              <w:right w:val="nil"/>
            </w:tcBorders>
            <w:shd w:val="clear" w:color="000000" w:fill="FFFFFF"/>
            <w:noWrap/>
            <w:vAlign w:val="bottom"/>
            <w:hideMark/>
          </w:tcPr>
          <w:p w14:paraId="2184B61E" w14:textId="03F9B4DC" w:rsidR="005067EF" w:rsidRPr="00F17DC1" w:rsidDel="002F1C6E" w:rsidRDefault="005067EF" w:rsidP="005067EF">
            <w:pPr>
              <w:spacing w:after="0" w:line="240" w:lineRule="auto"/>
              <w:rPr>
                <w:del w:id="302" w:author="Gian Maria Milesi-Ferretti" w:date="2021-08-05T12:05:00Z"/>
                <w:rFonts w:ascii="Calibri" w:eastAsia="Times New Roman" w:hAnsi="Calibri" w:cs="Calibri"/>
                <w:color w:val="000000"/>
              </w:rPr>
            </w:pPr>
            <w:del w:id="303" w:author="Gian Maria Milesi-Ferretti" w:date="2021-08-05T12:05:00Z">
              <w:r w:rsidDel="002F1C6E">
                <w:rPr>
                  <w:rFonts w:ascii="Calibri" w:hAnsi="Calibri" w:cs="Calibri"/>
                  <w:color w:val="000000"/>
                </w:rPr>
                <w:delText>1.844***</w:delText>
              </w:r>
            </w:del>
          </w:p>
        </w:tc>
        <w:tc>
          <w:tcPr>
            <w:tcW w:w="1226" w:type="dxa"/>
            <w:tcBorders>
              <w:top w:val="nil"/>
              <w:left w:val="nil"/>
              <w:bottom w:val="nil"/>
              <w:right w:val="nil"/>
            </w:tcBorders>
            <w:shd w:val="clear" w:color="000000" w:fill="FFFFFF"/>
            <w:noWrap/>
            <w:vAlign w:val="bottom"/>
            <w:hideMark/>
          </w:tcPr>
          <w:p w14:paraId="7B4B686C" w14:textId="075AE9FB" w:rsidR="005067EF" w:rsidRPr="00F17DC1" w:rsidDel="002F1C6E" w:rsidRDefault="005067EF" w:rsidP="005067EF">
            <w:pPr>
              <w:spacing w:after="0" w:line="240" w:lineRule="auto"/>
              <w:rPr>
                <w:del w:id="304" w:author="Gian Maria Milesi-Ferretti" w:date="2021-08-05T12:05:00Z"/>
                <w:rFonts w:ascii="Calibri" w:eastAsia="Times New Roman" w:hAnsi="Calibri" w:cs="Calibri"/>
                <w:color w:val="000000"/>
              </w:rPr>
            </w:pPr>
            <w:del w:id="305" w:author="Gian Maria Milesi-Ferretti" w:date="2021-08-05T12:05:00Z">
              <w:r w:rsidDel="002F1C6E">
                <w:rPr>
                  <w:rFonts w:ascii="Calibri" w:hAnsi="Calibri" w:cs="Calibri"/>
                  <w:color w:val="000000"/>
                </w:rPr>
                <w:delText>1.606***</w:delText>
              </w:r>
            </w:del>
          </w:p>
        </w:tc>
        <w:tc>
          <w:tcPr>
            <w:tcW w:w="1226" w:type="dxa"/>
            <w:tcBorders>
              <w:top w:val="nil"/>
              <w:left w:val="nil"/>
              <w:bottom w:val="nil"/>
              <w:right w:val="nil"/>
            </w:tcBorders>
            <w:shd w:val="clear" w:color="000000" w:fill="FFFFFF"/>
            <w:noWrap/>
            <w:vAlign w:val="bottom"/>
            <w:hideMark/>
          </w:tcPr>
          <w:p w14:paraId="16F1FB09" w14:textId="2EF84E79" w:rsidR="005067EF" w:rsidRPr="00F17DC1" w:rsidDel="002F1C6E" w:rsidRDefault="005067EF" w:rsidP="005067EF">
            <w:pPr>
              <w:spacing w:after="0" w:line="240" w:lineRule="auto"/>
              <w:rPr>
                <w:del w:id="306" w:author="Gian Maria Milesi-Ferretti" w:date="2021-08-05T12:05:00Z"/>
                <w:rFonts w:ascii="Calibri" w:eastAsia="Times New Roman" w:hAnsi="Calibri" w:cs="Calibri"/>
                <w:color w:val="000000"/>
              </w:rPr>
            </w:pPr>
            <w:del w:id="307" w:author="Gian Maria Milesi-Ferretti" w:date="2021-08-05T12:05:00Z">
              <w:r w:rsidDel="002F1C6E">
                <w:rPr>
                  <w:rFonts w:ascii="Calibri" w:hAnsi="Calibri" w:cs="Calibri"/>
                  <w:color w:val="000000"/>
                </w:rPr>
                <w:delText>1.361*</w:delText>
              </w:r>
            </w:del>
          </w:p>
        </w:tc>
      </w:tr>
      <w:tr w:rsidR="005067EF" w:rsidRPr="00F17DC1" w:rsidDel="002F1C6E" w14:paraId="4CF825E3" w14:textId="61A318C2" w:rsidTr="0079220F">
        <w:trPr>
          <w:trHeight w:val="290"/>
          <w:del w:id="308" w:author="Gian Maria Milesi-Ferretti" w:date="2021-08-05T12:05:00Z"/>
        </w:trPr>
        <w:tc>
          <w:tcPr>
            <w:tcW w:w="2709" w:type="dxa"/>
            <w:tcBorders>
              <w:top w:val="nil"/>
              <w:left w:val="nil"/>
              <w:bottom w:val="nil"/>
              <w:right w:val="nil"/>
            </w:tcBorders>
            <w:shd w:val="clear" w:color="000000" w:fill="FFFFFF"/>
            <w:noWrap/>
            <w:vAlign w:val="bottom"/>
            <w:hideMark/>
          </w:tcPr>
          <w:p w14:paraId="77443E6E" w14:textId="15EB2DB0" w:rsidR="005067EF" w:rsidRPr="00F17DC1" w:rsidDel="002F1C6E" w:rsidRDefault="005067EF" w:rsidP="005067EF">
            <w:pPr>
              <w:spacing w:after="0" w:line="240" w:lineRule="auto"/>
              <w:rPr>
                <w:del w:id="309" w:author="Gian Maria Milesi-Ferretti" w:date="2021-08-05T12:05:00Z"/>
                <w:rFonts w:ascii="Calibri" w:eastAsia="Times New Roman" w:hAnsi="Calibri" w:cs="Calibri"/>
                <w:color w:val="000000"/>
              </w:rPr>
            </w:pPr>
            <w:del w:id="310" w:author="Gian Maria Milesi-Ferretti" w:date="2021-08-05T12:05:00Z">
              <w:r w:rsidRPr="00F17DC1" w:rsidDel="002F1C6E">
                <w:rPr>
                  <w:rFonts w:ascii="Calibri" w:eastAsia="Times New Roman" w:hAnsi="Calibri" w:cs="Calibri"/>
                  <w:color w:val="000000"/>
                </w:rPr>
                <w:delText> </w:delText>
              </w:r>
            </w:del>
          </w:p>
        </w:tc>
        <w:tc>
          <w:tcPr>
            <w:tcW w:w="1241" w:type="dxa"/>
            <w:gridSpan w:val="2"/>
            <w:tcBorders>
              <w:top w:val="nil"/>
              <w:left w:val="nil"/>
              <w:bottom w:val="nil"/>
              <w:right w:val="nil"/>
            </w:tcBorders>
            <w:shd w:val="clear" w:color="000000" w:fill="FFFFFF"/>
            <w:noWrap/>
            <w:vAlign w:val="bottom"/>
            <w:hideMark/>
          </w:tcPr>
          <w:p w14:paraId="101C046A" w14:textId="31304B74" w:rsidR="005067EF" w:rsidRPr="00F17DC1" w:rsidDel="002F1C6E" w:rsidRDefault="005067EF" w:rsidP="005067EF">
            <w:pPr>
              <w:spacing w:after="0" w:line="240" w:lineRule="auto"/>
              <w:rPr>
                <w:del w:id="311" w:author="Gian Maria Milesi-Ferretti" w:date="2021-08-05T12:05:00Z"/>
                <w:rFonts w:ascii="Calibri" w:eastAsia="Times New Roman" w:hAnsi="Calibri" w:cs="Calibri"/>
                <w:color w:val="000000"/>
              </w:rPr>
            </w:pPr>
            <w:del w:id="312" w:author="Gian Maria Milesi-Ferretti" w:date="2021-08-05T12:05:00Z">
              <w:r w:rsidDel="002F1C6E">
                <w:rPr>
                  <w:rFonts w:ascii="Calibri" w:hAnsi="Calibri" w:cs="Calibri"/>
                  <w:color w:val="000000"/>
                </w:rPr>
                <w:delText>(3.90)</w:delText>
              </w:r>
            </w:del>
          </w:p>
        </w:tc>
        <w:tc>
          <w:tcPr>
            <w:tcW w:w="1226" w:type="dxa"/>
            <w:tcBorders>
              <w:top w:val="nil"/>
              <w:left w:val="nil"/>
              <w:bottom w:val="nil"/>
              <w:right w:val="nil"/>
            </w:tcBorders>
            <w:shd w:val="clear" w:color="000000" w:fill="FFFFFF"/>
            <w:noWrap/>
            <w:vAlign w:val="bottom"/>
            <w:hideMark/>
          </w:tcPr>
          <w:p w14:paraId="1DE21321" w14:textId="2A42E300" w:rsidR="005067EF" w:rsidRPr="00F17DC1" w:rsidDel="002F1C6E" w:rsidRDefault="005067EF" w:rsidP="005067EF">
            <w:pPr>
              <w:spacing w:after="0" w:line="240" w:lineRule="auto"/>
              <w:rPr>
                <w:del w:id="313" w:author="Gian Maria Milesi-Ferretti" w:date="2021-08-05T12:05:00Z"/>
                <w:rFonts w:ascii="Calibri" w:eastAsia="Times New Roman" w:hAnsi="Calibri" w:cs="Calibri"/>
                <w:color w:val="000000"/>
              </w:rPr>
            </w:pPr>
            <w:del w:id="314" w:author="Gian Maria Milesi-Ferretti" w:date="2021-08-05T12:05:00Z">
              <w:r w:rsidDel="002F1C6E">
                <w:rPr>
                  <w:rFonts w:ascii="Calibri" w:hAnsi="Calibri" w:cs="Calibri"/>
                  <w:color w:val="000000"/>
                </w:rPr>
                <w:delText>(3.95)</w:delText>
              </w:r>
            </w:del>
          </w:p>
        </w:tc>
        <w:tc>
          <w:tcPr>
            <w:tcW w:w="1226" w:type="dxa"/>
            <w:tcBorders>
              <w:top w:val="nil"/>
              <w:left w:val="nil"/>
              <w:bottom w:val="nil"/>
              <w:right w:val="nil"/>
            </w:tcBorders>
            <w:shd w:val="clear" w:color="000000" w:fill="FFFFFF"/>
            <w:noWrap/>
            <w:vAlign w:val="bottom"/>
            <w:hideMark/>
          </w:tcPr>
          <w:p w14:paraId="05048A72" w14:textId="406904F9" w:rsidR="005067EF" w:rsidRPr="00F17DC1" w:rsidDel="002F1C6E" w:rsidRDefault="005067EF" w:rsidP="005067EF">
            <w:pPr>
              <w:spacing w:after="0" w:line="240" w:lineRule="auto"/>
              <w:rPr>
                <w:del w:id="315" w:author="Gian Maria Milesi-Ferretti" w:date="2021-08-05T12:05:00Z"/>
                <w:rFonts w:ascii="Calibri" w:eastAsia="Times New Roman" w:hAnsi="Calibri" w:cs="Calibri"/>
                <w:color w:val="000000"/>
              </w:rPr>
            </w:pPr>
            <w:del w:id="316" w:author="Gian Maria Milesi-Ferretti" w:date="2021-08-05T12:05:00Z">
              <w:r w:rsidDel="002F1C6E">
                <w:rPr>
                  <w:rFonts w:ascii="Calibri" w:hAnsi="Calibri" w:cs="Calibri"/>
                  <w:color w:val="000000"/>
                </w:rPr>
                <w:delText>(0.99)</w:delText>
              </w:r>
            </w:del>
          </w:p>
        </w:tc>
        <w:tc>
          <w:tcPr>
            <w:tcW w:w="1226" w:type="dxa"/>
            <w:tcBorders>
              <w:top w:val="nil"/>
              <w:left w:val="nil"/>
              <w:bottom w:val="nil"/>
              <w:right w:val="nil"/>
            </w:tcBorders>
            <w:shd w:val="clear" w:color="000000" w:fill="FFFFFF"/>
            <w:noWrap/>
            <w:vAlign w:val="bottom"/>
            <w:hideMark/>
          </w:tcPr>
          <w:p w14:paraId="1A3FE666" w14:textId="129ED1FC" w:rsidR="005067EF" w:rsidRPr="00F17DC1" w:rsidDel="002F1C6E" w:rsidRDefault="005067EF" w:rsidP="005067EF">
            <w:pPr>
              <w:spacing w:after="0" w:line="240" w:lineRule="auto"/>
              <w:rPr>
                <w:del w:id="317" w:author="Gian Maria Milesi-Ferretti" w:date="2021-08-05T12:05:00Z"/>
                <w:rFonts w:ascii="Calibri" w:eastAsia="Times New Roman" w:hAnsi="Calibri" w:cs="Calibri"/>
                <w:color w:val="000000"/>
              </w:rPr>
            </w:pPr>
            <w:del w:id="318" w:author="Gian Maria Milesi-Ferretti" w:date="2021-08-05T12:05:00Z">
              <w:r w:rsidDel="002F1C6E">
                <w:rPr>
                  <w:rFonts w:ascii="Calibri" w:hAnsi="Calibri" w:cs="Calibri"/>
                  <w:color w:val="000000"/>
                </w:rPr>
                <w:delText>(3.24)</w:delText>
              </w:r>
            </w:del>
          </w:p>
        </w:tc>
        <w:tc>
          <w:tcPr>
            <w:tcW w:w="1226" w:type="dxa"/>
            <w:tcBorders>
              <w:top w:val="nil"/>
              <w:left w:val="nil"/>
              <w:bottom w:val="nil"/>
              <w:right w:val="nil"/>
            </w:tcBorders>
            <w:shd w:val="clear" w:color="000000" w:fill="FFFFFF"/>
            <w:noWrap/>
            <w:vAlign w:val="bottom"/>
            <w:hideMark/>
          </w:tcPr>
          <w:p w14:paraId="20768643" w14:textId="483CE9A7" w:rsidR="005067EF" w:rsidRPr="00F17DC1" w:rsidDel="002F1C6E" w:rsidRDefault="005067EF" w:rsidP="005067EF">
            <w:pPr>
              <w:spacing w:after="0" w:line="240" w:lineRule="auto"/>
              <w:rPr>
                <w:del w:id="319" w:author="Gian Maria Milesi-Ferretti" w:date="2021-08-05T12:05:00Z"/>
                <w:rFonts w:ascii="Calibri" w:eastAsia="Times New Roman" w:hAnsi="Calibri" w:cs="Calibri"/>
                <w:color w:val="000000"/>
              </w:rPr>
            </w:pPr>
            <w:del w:id="320" w:author="Gian Maria Milesi-Ferretti" w:date="2021-08-05T12:05:00Z">
              <w:r w:rsidDel="002F1C6E">
                <w:rPr>
                  <w:rFonts w:ascii="Calibri" w:hAnsi="Calibri" w:cs="Calibri"/>
                  <w:color w:val="000000"/>
                </w:rPr>
                <w:delText>(3.12)</w:delText>
              </w:r>
            </w:del>
          </w:p>
        </w:tc>
        <w:tc>
          <w:tcPr>
            <w:tcW w:w="1226" w:type="dxa"/>
            <w:tcBorders>
              <w:top w:val="nil"/>
              <w:left w:val="nil"/>
              <w:bottom w:val="nil"/>
              <w:right w:val="nil"/>
            </w:tcBorders>
            <w:shd w:val="clear" w:color="000000" w:fill="FFFFFF"/>
            <w:noWrap/>
            <w:vAlign w:val="bottom"/>
            <w:hideMark/>
          </w:tcPr>
          <w:p w14:paraId="7E097C72" w14:textId="1EEC130A" w:rsidR="005067EF" w:rsidRPr="00F17DC1" w:rsidDel="002F1C6E" w:rsidRDefault="005067EF" w:rsidP="005067EF">
            <w:pPr>
              <w:spacing w:after="0" w:line="240" w:lineRule="auto"/>
              <w:rPr>
                <w:del w:id="321" w:author="Gian Maria Milesi-Ferretti" w:date="2021-08-05T12:05:00Z"/>
                <w:rFonts w:ascii="Calibri" w:eastAsia="Times New Roman" w:hAnsi="Calibri" w:cs="Calibri"/>
                <w:color w:val="000000"/>
              </w:rPr>
            </w:pPr>
            <w:del w:id="322" w:author="Gian Maria Milesi-Ferretti" w:date="2021-08-05T12:05:00Z">
              <w:r w:rsidDel="002F1C6E">
                <w:rPr>
                  <w:rFonts w:ascii="Calibri" w:hAnsi="Calibri" w:cs="Calibri"/>
                  <w:color w:val="000000"/>
                </w:rPr>
                <w:delText>(1.85)</w:delText>
              </w:r>
            </w:del>
          </w:p>
        </w:tc>
      </w:tr>
      <w:tr w:rsidR="005067EF" w:rsidRPr="00F17DC1" w:rsidDel="002F1C6E" w14:paraId="71182302" w14:textId="09BBBECF" w:rsidTr="0079220F">
        <w:trPr>
          <w:trHeight w:val="290"/>
          <w:del w:id="323" w:author="Gian Maria Milesi-Ferretti" w:date="2021-08-05T12:05:00Z"/>
        </w:trPr>
        <w:tc>
          <w:tcPr>
            <w:tcW w:w="2709" w:type="dxa"/>
            <w:tcBorders>
              <w:top w:val="nil"/>
              <w:left w:val="nil"/>
              <w:bottom w:val="nil"/>
              <w:right w:val="nil"/>
            </w:tcBorders>
            <w:shd w:val="clear" w:color="000000" w:fill="FFFFFF"/>
            <w:noWrap/>
            <w:vAlign w:val="bottom"/>
            <w:hideMark/>
          </w:tcPr>
          <w:p w14:paraId="66D254B2" w14:textId="2F1B46D4" w:rsidR="005067EF" w:rsidRPr="00F17DC1" w:rsidDel="002F1C6E" w:rsidRDefault="005067EF" w:rsidP="005067EF">
            <w:pPr>
              <w:spacing w:after="0" w:line="240" w:lineRule="auto"/>
              <w:rPr>
                <w:del w:id="324" w:author="Gian Maria Milesi-Ferretti" w:date="2021-08-05T12:05:00Z"/>
                <w:rFonts w:ascii="Calibri" w:eastAsia="Times New Roman" w:hAnsi="Calibri" w:cs="Calibri"/>
                <w:color w:val="000000"/>
              </w:rPr>
            </w:pPr>
            <w:del w:id="325" w:author="Gian Maria Milesi-Ferretti" w:date="2021-08-05T12:05:00Z">
              <w:r w:rsidRPr="00F17DC1" w:rsidDel="002F1C6E">
                <w:rPr>
                  <w:rFonts w:ascii="Calibri" w:eastAsia="Times New Roman" w:hAnsi="Calibri" w:cs="Calibri"/>
                  <w:color w:val="000000"/>
                </w:rPr>
                <w:delText> </w:delText>
              </w:r>
            </w:del>
          </w:p>
        </w:tc>
        <w:tc>
          <w:tcPr>
            <w:tcW w:w="1241" w:type="dxa"/>
            <w:gridSpan w:val="2"/>
            <w:tcBorders>
              <w:top w:val="nil"/>
              <w:left w:val="nil"/>
              <w:bottom w:val="nil"/>
              <w:right w:val="nil"/>
            </w:tcBorders>
            <w:shd w:val="clear" w:color="000000" w:fill="FFFFFF"/>
            <w:noWrap/>
            <w:vAlign w:val="bottom"/>
            <w:hideMark/>
          </w:tcPr>
          <w:p w14:paraId="2E082BB3" w14:textId="702EBEEA" w:rsidR="005067EF" w:rsidRPr="00F17DC1" w:rsidDel="002F1C6E" w:rsidRDefault="005067EF" w:rsidP="005067EF">
            <w:pPr>
              <w:spacing w:after="0" w:line="240" w:lineRule="auto"/>
              <w:rPr>
                <w:del w:id="326" w:author="Gian Maria Milesi-Ferretti" w:date="2021-08-05T12:05:00Z"/>
                <w:rFonts w:ascii="Calibri" w:eastAsia="Times New Roman" w:hAnsi="Calibri" w:cs="Calibri"/>
                <w:color w:val="000000"/>
              </w:rPr>
            </w:pPr>
            <w:del w:id="327"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0A812F3F" w14:textId="730DD232" w:rsidR="005067EF" w:rsidRPr="00F17DC1" w:rsidDel="002F1C6E" w:rsidRDefault="005067EF" w:rsidP="005067EF">
            <w:pPr>
              <w:spacing w:after="0" w:line="240" w:lineRule="auto"/>
              <w:rPr>
                <w:del w:id="328" w:author="Gian Maria Milesi-Ferretti" w:date="2021-08-05T12:05:00Z"/>
                <w:rFonts w:ascii="Calibri" w:eastAsia="Times New Roman" w:hAnsi="Calibri" w:cs="Calibri"/>
                <w:color w:val="000000"/>
              </w:rPr>
            </w:pPr>
            <w:del w:id="329"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18FE46BA" w14:textId="34D9A7D3" w:rsidR="005067EF" w:rsidRPr="00F17DC1" w:rsidDel="002F1C6E" w:rsidRDefault="005067EF" w:rsidP="005067EF">
            <w:pPr>
              <w:spacing w:after="0" w:line="240" w:lineRule="auto"/>
              <w:rPr>
                <w:del w:id="330" w:author="Gian Maria Milesi-Ferretti" w:date="2021-08-05T12:05:00Z"/>
                <w:rFonts w:ascii="Calibri" w:eastAsia="Times New Roman" w:hAnsi="Calibri" w:cs="Calibri"/>
                <w:color w:val="000000"/>
              </w:rPr>
            </w:pPr>
            <w:del w:id="331"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6DEC01F1" w14:textId="59E505DC" w:rsidR="005067EF" w:rsidRPr="00F17DC1" w:rsidDel="002F1C6E" w:rsidRDefault="005067EF" w:rsidP="005067EF">
            <w:pPr>
              <w:spacing w:after="0" w:line="240" w:lineRule="auto"/>
              <w:rPr>
                <w:del w:id="332" w:author="Gian Maria Milesi-Ferretti" w:date="2021-08-05T12:05:00Z"/>
                <w:rFonts w:ascii="Calibri" w:eastAsia="Times New Roman" w:hAnsi="Calibri" w:cs="Calibri"/>
                <w:color w:val="000000"/>
              </w:rPr>
            </w:pPr>
            <w:del w:id="333"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1213797C" w14:textId="30B7F213" w:rsidR="005067EF" w:rsidRPr="00F17DC1" w:rsidDel="002F1C6E" w:rsidRDefault="005067EF" w:rsidP="005067EF">
            <w:pPr>
              <w:spacing w:after="0" w:line="240" w:lineRule="auto"/>
              <w:rPr>
                <w:del w:id="334" w:author="Gian Maria Milesi-Ferretti" w:date="2021-08-05T12:05:00Z"/>
                <w:rFonts w:ascii="Calibri" w:eastAsia="Times New Roman" w:hAnsi="Calibri" w:cs="Calibri"/>
                <w:color w:val="000000"/>
              </w:rPr>
            </w:pPr>
            <w:del w:id="335" w:author="Gian Maria Milesi-Ferretti" w:date="2021-08-05T12:05:00Z">
              <w:r w:rsidDel="002F1C6E">
                <w:rPr>
                  <w:rFonts w:ascii="Calibri"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10283223" w14:textId="60E9F07C" w:rsidR="005067EF" w:rsidRPr="00F17DC1" w:rsidDel="002F1C6E" w:rsidRDefault="005067EF" w:rsidP="005067EF">
            <w:pPr>
              <w:spacing w:after="0" w:line="240" w:lineRule="auto"/>
              <w:rPr>
                <w:del w:id="336" w:author="Gian Maria Milesi-Ferretti" w:date="2021-08-05T12:05:00Z"/>
                <w:rFonts w:ascii="Calibri" w:eastAsia="Times New Roman" w:hAnsi="Calibri" w:cs="Calibri"/>
                <w:color w:val="000000"/>
              </w:rPr>
            </w:pPr>
            <w:del w:id="337" w:author="Gian Maria Milesi-Ferretti" w:date="2021-08-05T12:05:00Z">
              <w:r w:rsidDel="002F1C6E">
                <w:rPr>
                  <w:rFonts w:ascii="Calibri" w:hAnsi="Calibri" w:cs="Calibri"/>
                  <w:color w:val="000000"/>
                </w:rPr>
                <w:delText> </w:delText>
              </w:r>
            </w:del>
          </w:p>
        </w:tc>
      </w:tr>
      <w:tr w:rsidR="005067EF" w:rsidRPr="00F17DC1" w:rsidDel="002F1C6E" w14:paraId="462146FF" w14:textId="386ECC00" w:rsidTr="0079220F">
        <w:trPr>
          <w:trHeight w:val="290"/>
          <w:del w:id="338" w:author="Gian Maria Milesi-Ferretti" w:date="2021-08-05T12:05:00Z"/>
        </w:trPr>
        <w:tc>
          <w:tcPr>
            <w:tcW w:w="2709" w:type="dxa"/>
            <w:tcBorders>
              <w:top w:val="nil"/>
              <w:left w:val="nil"/>
              <w:bottom w:val="nil"/>
              <w:right w:val="nil"/>
            </w:tcBorders>
            <w:shd w:val="clear" w:color="000000" w:fill="FFFFFF"/>
            <w:noWrap/>
            <w:vAlign w:val="bottom"/>
            <w:hideMark/>
          </w:tcPr>
          <w:p w14:paraId="4603E9B4" w14:textId="79FB1986" w:rsidR="005067EF" w:rsidRPr="00F17DC1" w:rsidDel="002F1C6E" w:rsidRDefault="005067EF" w:rsidP="005067EF">
            <w:pPr>
              <w:spacing w:after="0" w:line="240" w:lineRule="auto"/>
              <w:rPr>
                <w:del w:id="339" w:author="Gian Maria Milesi-Ferretti" w:date="2021-08-05T12:05:00Z"/>
                <w:rFonts w:ascii="Calibri" w:eastAsia="Times New Roman" w:hAnsi="Calibri" w:cs="Calibri"/>
                <w:color w:val="000000"/>
              </w:rPr>
            </w:pPr>
            <w:del w:id="340" w:author="Gian Maria Milesi-Ferretti" w:date="2021-08-05T12:05:00Z">
              <w:r w:rsidRPr="00F17DC1" w:rsidDel="002F1C6E">
                <w:rPr>
                  <w:rFonts w:ascii="Calibri" w:eastAsia="Times New Roman" w:hAnsi="Calibri" w:cs="Calibri"/>
                  <w:color w:val="000000"/>
                </w:rPr>
                <w:delText>Observations</w:delText>
              </w:r>
            </w:del>
          </w:p>
        </w:tc>
        <w:tc>
          <w:tcPr>
            <w:tcW w:w="1241" w:type="dxa"/>
            <w:gridSpan w:val="2"/>
            <w:tcBorders>
              <w:top w:val="nil"/>
              <w:left w:val="nil"/>
              <w:bottom w:val="nil"/>
              <w:right w:val="nil"/>
            </w:tcBorders>
            <w:shd w:val="clear" w:color="000000" w:fill="FFFFFF"/>
            <w:noWrap/>
            <w:vAlign w:val="bottom"/>
            <w:hideMark/>
          </w:tcPr>
          <w:p w14:paraId="1F298079" w14:textId="2CF4D54B" w:rsidR="005067EF" w:rsidRPr="00F17DC1" w:rsidDel="002F1C6E" w:rsidRDefault="005067EF" w:rsidP="005067EF">
            <w:pPr>
              <w:spacing w:after="0" w:line="240" w:lineRule="auto"/>
              <w:jc w:val="center"/>
              <w:rPr>
                <w:del w:id="341" w:author="Gian Maria Milesi-Ferretti" w:date="2021-08-05T12:05:00Z"/>
                <w:rFonts w:ascii="Calibri" w:eastAsia="Times New Roman" w:hAnsi="Calibri" w:cs="Calibri"/>
                <w:color w:val="000000"/>
              </w:rPr>
            </w:pPr>
            <w:del w:id="342" w:author="Gian Maria Milesi-Ferretti" w:date="2021-08-05T12:05:00Z">
              <w:r w:rsidDel="002F1C6E">
                <w:rPr>
                  <w:rFonts w:ascii="Calibri" w:hAnsi="Calibri" w:cs="Calibri"/>
                  <w:color w:val="000000"/>
                </w:rPr>
                <w:delText>130</w:delText>
              </w:r>
            </w:del>
          </w:p>
        </w:tc>
        <w:tc>
          <w:tcPr>
            <w:tcW w:w="1226" w:type="dxa"/>
            <w:tcBorders>
              <w:top w:val="nil"/>
              <w:left w:val="nil"/>
              <w:bottom w:val="nil"/>
              <w:right w:val="nil"/>
            </w:tcBorders>
            <w:shd w:val="clear" w:color="000000" w:fill="FFFFFF"/>
            <w:noWrap/>
            <w:vAlign w:val="bottom"/>
            <w:hideMark/>
          </w:tcPr>
          <w:p w14:paraId="163272E2" w14:textId="7D6C2488" w:rsidR="005067EF" w:rsidRPr="00F17DC1" w:rsidDel="002F1C6E" w:rsidRDefault="005067EF" w:rsidP="005067EF">
            <w:pPr>
              <w:spacing w:after="0" w:line="240" w:lineRule="auto"/>
              <w:jc w:val="center"/>
              <w:rPr>
                <w:del w:id="343" w:author="Gian Maria Milesi-Ferretti" w:date="2021-08-05T12:05:00Z"/>
                <w:rFonts w:ascii="Calibri" w:eastAsia="Times New Roman" w:hAnsi="Calibri" w:cs="Calibri"/>
                <w:color w:val="000000"/>
              </w:rPr>
            </w:pPr>
            <w:del w:id="344" w:author="Gian Maria Milesi-Ferretti" w:date="2021-08-05T12:05:00Z">
              <w:r w:rsidDel="002F1C6E">
                <w:rPr>
                  <w:rFonts w:ascii="Calibri" w:hAnsi="Calibri" w:cs="Calibri"/>
                  <w:color w:val="000000"/>
                </w:rPr>
                <w:delText>129</w:delText>
              </w:r>
            </w:del>
          </w:p>
        </w:tc>
        <w:tc>
          <w:tcPr>
            <w:tcW w:w="1226" w:type="dxa"/>
            <w:tcBorders>
              <w:top w:val="nil"/>
              <w:left w:val="nil"/>
              <w:bottom w:val="nil"/>
              <w:right w:val="nil"/>
            </w:tcBorders>
            <w:shd w:val="clear" w:color="000000" w:fill="FFFFFF"/>
            <w:noWrap/>
            <w:vAlign w:val="bottom"/>
            <w:hideMark/>
          </w:tcPr>
          <w:p w14:paraId="286E022C" w14:textId="191DBCDD" w:rsidR="005067EF" w:rsidRPr="00F17DC1" w:rsidDel="002F1C6E" w:rsidRDefault="005067EF" w:rsidP="005067EF">
            <w:pPr>
              <w:spacing w:after="0" w:line="240" w:lineRule="auto"/>
              <w:jc w:val="center"/>
              <w:rPr>
                <w:del w:id="345" w:author="Gian Maria Milesi-Ferretti" w:date="2021-08-05T12:05:00Z"/>
                <w:rFonts w:ascii="Calibri" w:eastAsia="Times New Roman" w:hAnsi="Calibri" w:cs="Calibri"/>
                <w:color w:val="000000"/>
              </w:rPr>
            </w:pPr>
            <w:del w:id="346" w:author="Gian Maria Milesi-Ferretti" w:date="2021-08-05T12:05:00Z">
              <w:r w:rsidDel="002F1C6E">
                <w:rPr>
                  <w:rFonts w:ascii="Calibri" w:hAnsi="Calibri" w:cs="Calibri"/>
                  <w:color w:val="000000"/>
                </w:rPr>
                <w:delText>36</w:delText>
              </w:r>
            </w:del>
          </w:p>
        </w:tc>
        <w:tc>
          <w:tcPr>
            <w:tcW w:w="1226" w:type="dxa"/>
            <w:tcBorders>
              <w:top w:val="nil"/>
              <w:left w:val="nil"/>
              <w:bottom w:val="nil"/>
              <w:right w:val="nil"/>
            </w:tcBorders>
            <w:shd w:val="clear" w:color="000000" w:fill="FFFFFF"/>
            <w:noWrap/>
            <w:vAlign w:val="bottom"/>
            <w:hideMark/>
          </w:tcPr>
          <w:p w14:paraId="1F56230F" w14:textId="3B270EEA" w:rsidR="005067EF" w:rsidRPr="00F17DC1" w:rsidDel="002F1C6E" w:rsidRDefault="005067EF" w:rsidP="005067EF">
            <w:pPr>
              <w:spacing w:after="0" w:line="240" w:lineRule="auto"/>
              <w:jc w:val="center"/>
              <w:rPr>
                <w:del w:id="347" w:author="Gian Maria Milesi-Ferretti" w:date="2021-08-05T12:05:00Z"/>
                <w:rFonts w:ascii="Calibri" w:eastAsia="Times New Roman" w:hAnsi="Calibri" w:cs="Calibri"/>
                <w:color w:val="000000"/>
              </w:rPr>
            </w:pPr>
            <w:del w:id="348" w:author="Gian Maria Milesi-Ferretti" w:date="2021-08-05T12:05:00Z">
              <w:r w:rsidDel="002F1C6E">
                <w:rPr>
                  <w:rFonts w:ascii="Calibri" w:hAnsi="Calibri" w:cs="Calibri"/>
                  <w:color w:val="000000"/>
                </w:rPr>
                <w:delText>93</w:delText>
              </w:r>
            </w:del>
          </w:p>
        </w:tc>
        <w:tc>
          <w:tcPr>
            <w:tcW w:w="1226" w:type="dxa"/>
            <w:tcBorders>
              <w:top w:val="nil"/>
              <w:left w:val="nil"/>
              <w:bottom w:val="nil"/>
              <w:right w:val="nil"/>
            </w:tcBorders>
            <w:shd w:val="clear" w:color="000000" w:fill="FFFFFF"/>
            <w:noWrap/>
            <w:vAlign w:val="bottom"/>
            <w:hideMark/>
          </w:tcPr>
          <w:p w14:paraId="468BBE75" w14:textId="4EF2D1CB" w:rsidR="005067EF" w:rsidRPr="00F17DC1" w:rsidDel="002F1C6E" w:rsidRDefault="005067EF" w:rsidP="005067EF">
            <w:pPr>
              <w:spacing w:after="0" w:line="240" w:lineRule="auto"/>
              <w:jc w:val="center"/>
              <w:rPr>
                <w:del w:id="349" w:author="Gian Maria Milesi-Ferretti" w:date="2021-08-05T12:05:00Z"/>
                <w:rFonts w:ascii="Calibri" w:eastAsia="Times New Roman" w:hAnsi="Calibri" w:cs="Calibri"/>
                <w:color w:val="000000"/>
              </w:rPr>
            </w:pPr>
            <w:del w:id="350" w:author="Gian Maria Milesi-Ferretti" w:date="2021-08-05T12:05:00Z">
              <w:r w:rsidDel="002F1C6E">
                <w:rPr>
                  <w:rFonts w:ascii="Calibri" w:hAnsi="Calibri" w:cs="Calibri"/>
                  <w:color w:val="000000"/>
                </w:rPr>
                <w:delText>87</w:delText>
              </w:r>
            </w:del>
          </w:p>
        </w:tc>
        <w:tc>
          <w:tcPr>
            <w:tcW w:w="1226" w:type="dxa"/>
            <w:tcBorders>
              <w:top w:val="nil"/>
              <w:left w:val="nil"/>
              <w:bottom w:val="nil"/>
              <w:right w:val="nil"/>
            </w:tcBorders>
            <w:shd w:val="clear" w:color="000000" w:fill="FFFFFF"/>
            <w:noWrap/>
            <w:vAlign w:val="bottom"/>
            <w:hideMark/>
          </w:tcPr>
          <w:p w14:paraId="7A165755" w14:textId="140FAD0F" w:rsidR="005067EF" w:rsidRPr="00F17DC1" w:rsidDel="002F1C6E" w:rsidRDefault="005067EF" w:rsidP="005067EF">
            <w:pPr>
              <w:spacing w:after="0" w:line="240" w:lineRule="auto"/>
              <w:jc w:val="center"/>
              <w:rPr>
                <w:del w:id="351" w:author="Gian Maria Milesi-Ferretti" w:date="2021-08-05T12:05:00Z"/>
                <w:rFonts w:ascii="Calibri" w:eastAsia="Times New Roman" w:hAnsi="Calibri" w:cs="Calibri"/>
                <w:color w:val="000000"/>
              </w:rPr>
            </w:pPr>
            <w:del w:id="352" w:author="Gian Maria Milesi-Ferretti" w:date="2021-08-05T12:05:00Z">
              <w:r w:rsidDel="002F1C6E">
                <w:rPr>
                  <w:rFonts w:ascii="Calibri" w:hAnsi="Calibri" w:cs="Calibri"/>
                  <w:color w:val="000000"/>
                </w:rPr>
                <w:delText>42</w:delText>
              </w:r>
            </w:del>
          </w:p>
        </w:tc>
      </w:tr>
      <w:tr w:rsidR="005067EF" w:rsidRPr="00F17DC1" w:rsidDel="002F1C6E" w14:paraId="7495BC04" w14:textId="61D82513" w:rsidTr="0079220F">
        <w:trPr>
          <w:trHeight w:val="290"/>
          <w:del w:id="353" w:author="Gian Maria Milesi-Ferretti" w:date="2021-08-05T12:05:00Z"/>
        </w:trPr>
        <w:tc>
          <w:tcPr>
            <w:tcW w:w="2709" w:type="dxa"/>
            <w:tcBorders>
              <w:top w:val="nil"/>
              <w:left w:val="nil"/>
              <w:bottom w:val="nil"/>
              <w:right w:val="nil"/>
            </w:tcBorders>
            <w:shd w:val="clear" w:color="000000" w:fill="FFFFFF"/>
            <w:noWrap/>
            <w:vAlign w:val="bottom"/>
            <w:hideMark/>
          </w:tcPr>
          <w:p w14:paraId="05AD8CDE" w14:textId="334BAF6F" w:rsidR="005067EF" w:rsidRPr="00F17DC1" w:rsidDel="002F1C6E" w:rsidRDefault="005067EF" w:rsidP="005067EF">
            <w:pPr>
              <w:spacing w:after="0" w:line="240" w:lineRule="auto"/>
              <w:rPr>
                <w:del w:id="354" w:author="Gian Maria Milesi-Ferretti" w:date="2021-08-05T12:05:00Z"/>
                <w:rFonts w:ascii="Calibri" w:eastAsia="Times New Roman" w:hAnsi="Calibri" w:cs="Calibri"/>
                <w:color w:val="000000"/>
              </w:rPr>
            </w:pPr>
            <w:del w:id="355" w:author="Gian Maria Milesi-Ferretti" w:date="2021-08-05T12:05:00Z">
              <w:r w:rsidRPr="00F17DC1" w:rsidDel="002F1C6E">
                <w:rPr>
                  <w:rFonts w:ascii="Calibri" w:eastAsia="Times New Roman" w:hAnsi="Calibri" w:cs="Calibri"/>
                  <w:color w:val="000000"/>
                </w:rPr>
                <w:delText>R</w:delText>
              </w:r>
              <w:r w:rsidDel="002F1C6E">
                <w:rPr>
                  <w:rFonts w:ascii="Calibri" w:eastAsia="Times New Roman" w:hAnsi="Calibri" w:cs="Calibri"/>
                  <w:color w:val="000000"/>
                  <w:vertAlign w:val="superscript"/>
                </w:rPr>
                <w:delText>2</w:delText>
              </w:r>
            </w:del>
          </w:p>
        </w:tc>
        <w:tc>
          <w:tcPr>
            <w:tcW w:w="1241" w:type="dxa"/>
            <w:gridSpan w:val="2"/>
            <w:tcBorders>
              <w:top w:val="nil"/>
              <w:left w:val="nil"/>
              <w:bottom w:val="nil"/>
              <w:right w:val="nil"/>
            </w:tcBorders>
            <w:shd w:val="clear" w:color="000000" w:fill="FFFFFF"/>
            <w:noWrap/>
            <w:vAlign w:val="bottom"/>
            <w:hideMark/>
          </w:tcPr>
          <w:p w14:paraId="6E01C729" w14:textId="0A2D0E53" w:rsidR="005067EF" w:rsidRPr="00F17DC1" w:rsidDel="002F1C6E" w:rsidRDefault="005067EF" w:rsidP="005067EF">
            <w:pPr>
              <w:spacing w:after="0" w:line="240" w:lineRule="auto"/>
              <w:jc w:val="center"/>
              <w:rPr>
                <w:del w:id="356" w:author="Gian Maria Milesi-Ferretti" w:date="2021-08-05T12:05:00Z"/>
                <w:rFonts w:ascii="Calibri" w:eastAsia="Times New Roman" w:hAnsi="Calibri" w:cs="Calibri"/>
                <w:color w:val="000000"/>
              </w:rPr>
            </w:pPr>
            <w:del w:id="357" w:author="Gian Maria Milesi-Ferretti" w:date="2021-08-05T12:05:00Z">
              <w:r w:rsidDel="002F1C6E">
                <w:rPr>
                  <w:rFonts w:ascii="Calibri" w:hAnsi="Calibri" w:cs="Calibri"/>
                  <w:color w:val="000000"/>
                </w:rPr>
                <w:delText>0.32</w:delText>
              </w:r>
            </w:del>
          </w:p>
        </w:tc>
        <w:tc>
          <w:tcPr>
            <w:tcW w:w="1226" w:type="dxa"/>
            <w:tcBorders>
              <w:top w:val="nil"/>
              <w:left w:val="nil"/>
              <w:bottom w:val="nil"/>
              <w:right w:val="nil"/>
            </w:tcBorders>
            <w:shd w:val="clear" w:color="000000" w:fill="FFFFFF"/>
            <w:noWrap/>
            <w:vAlign w:val="bottom"/>
            <w:hideMark/>
          </w:tcPr>
          <w:p w14:paraId="554257AB" w14:textId="628797A4" w:rsidR="005067EF" w:rsidRPr="00F17DC1" w:rsidDel="002F1C6E" w:rsidRDefault="005067EF" w:rsidP="005067EF">
            <w:pPr>
              <w:spacing w:after="0" w:line="240" w:lineRule="auto"/>
              <w:jc w:val="center"/>
              <w:rPr>
                <w:del w:id="358" w:author="Gian Maria Milesi-Ferretti" w:date="2021-08-05T12:05:00Z"/>
                <w:rFonts w:ascii="Calibri" w:eastAsia="Times New Roman" w:hAnsi="Calibri" w:cs="Calibri"/>
                <w:color w:val="000000"/>
              </w:rPr>
            </w:pPr>
            <w:del w:id="359" w:author="Gian Maria Milesi-Ferretti" w:date="2021-08-05T12:05:00Z">
              <w:r w:rsidDel="002F1C6E">
                <w:rPr>
                  <w:rFonts w:ascii="Calibri" w:hAnsi="Calibri" w:cs="Calibri"/>
                  <w:color w:val="000000"/>
                </w:rPr>
                <w:delText>0.42</w:delText>
              </w:r>
            </w:del>
          </w:p>
        </w:tc>
        <w:tc>
          <w:tcPr>
            <w:tcW w:w="1226" w:type="dxa"/>
            <w:tcBorders>
              <w:top w:val="nil"/>
              <w:left w:val="nil"/>
              <w:bottom w:val="nil"/>
              <w:right w:val="nil"/>
            </w:tcBorders>
            <w:shd w:val="clear" w:color="000000" w:fill="FFFFFF"/>
            <w:noWrap/>
            <w:vAlign w:val="bottom"/>
            <w:hideMark/>
          </w:tcPr>
          <w:p w14:paraId="6D2A2AFD" w14:textId="26697BD2" w:rsidR="005067EF" w:rsidRPr="00F17DC1" w:rsidDel="002F1C6E" w:rsidRDefault="005067EF" w:rsidP="005067EF">
            <w:pPr>
              <w:spacing w:after="0" w:line="240" w:lineRule="auto"/>
              <w:jc w:val="center"/>
              <w:rPr>
                <w:del w:id="360" w:author="Gian Maria Milesi-Ferretti" w:date="2021-08-05T12:05:00Z"/>
                <w:rFonts w:ascii="Calibri" w:eastAsia="Times New Roman" w:hAnsi="Calibri" w:cs="Calibri"/>
                <w:color w:val="000000"/>
              </w:rPr>
            </w:pPr>
            <w:del w:id="361" w:author="Gian Maria Milesi-Ferretti" w:date="2021-08-05T12:05:00Z">
              <w:r w:rsidDel="002F1C6E">
                <w:rPr>
                  <w:rFonts w:ascii="Calibri" w:hAnsi="Calibri" w:cs="Calibri"/>
                  <w:color w:val="000000"/>
                </w:rPr>
                <w:delText>0.36</w:delText>
              </w:r>
            </w:del>
          </w:p>
        </w:tc>
        <w:tc>
          <w:tcPr>
            <w:tcW w:w="1226" w:type="dxa"/>
            <w:tcBorders>
              <w:top w:val="nil"/>
              <w:left w:val="nil"/>
              <w:bottom w:val="nil"/>
              <w:right w:val="nil"/>
            </w:tcBorders>
            <w:shd w:val="clear" w:color="000000" w:fill="FFFFFF"/>
            <w:noWrap/>
            <w:vAlign w:val="bottom"/>
            <w:hideMark/>
          </w:tcPr>
          <w:p w14:paraId="05C00D05" w14:textId="5888883C" w:rsidR="005067EF" w:rsidRPr="00F17DC1" w:rsidDel="002F1C6E" w:rsidRDefault="005067EF" w:rsidP="005067EF">
            <w:pPr>
              <w:spacing w:after="0" w:line="240" w:lineRule="auto"/>
              <w:jc w:val="center"/>
              <w:rPr>
                <w:del w:id="362" w:author="Gian Maria Milesi-Ferretti" w:date="2021-08-05T12:05:00Z"/>
                <w:rFonts w:ascii="Calibri" w:eastAsia="Times New Roman" w:hAnsi="Calibri" w:cs="Calibri"/>
                <w:color w:val="000000"/>
              </w:rPr>
            </w:pPr>
            <w:del w:id="363" w:author="Gian Maria Milesi-Ferretti" w:date="2021-08-05T12:05:00Z">
              <w:r w:rsidDel="002F1C6E">
                <w:rPr>
                  <w:rFonts w:ascii="Calibri" w:hAnsi="Calibri" w:cs="Calibri"/>
                  <w:color w:val="000000"/>
                </w:rPr>
                <w:delText>0.44</w:delText>
              </w:r>
            </w:del>
          </w:p>
        </w:tc>
        <w:tc>
          <w:tcPr>
            <w:tcW w:w="1226" w:type="dxa"/>
            <w:tcBorders>
              <w:top w:val="nil"/>
              <w:left w:val="nil"/>
              <w:bottom w:val="nil"/>
              <w:right w:val="nil"/>
            </w:tcBorders>
            <w:shd w:val="clear" w:color="000000" w:fill="FFFFFF"/>
            <w:noWrap/>
            <w:vAlign w:val="bottom"/>
            <w:hideMark/>
          </w:tcPr>
          <w:p w14:paraId="33C03BE1" w14:textId="76CA2B32" w:rsidR="005067EF" w:rsidRPr="00F17DC1" w:rsidDel="002F1C6E" w:rsidRDefault="005067EF" w:rsidP="005067EF">
            <w:pPr>
              <w:spacing w:after="0" w:line="240" w:lineRule="auto"/>
              <w:jc w:val="center"/>
              <w:rPr>
                <w:del w:id="364" w:author="Gian Maria Milesi-Ferretti" w:date="2021-08-05T12:05:00Z"/>
                <w:rFonts w:ascii="Calibri" w:eastAsia="Times New Roman" w:hAnsi="Calibri" w:cs="Calibri"/>
                <w:color w:val="000000"/>
              </w:rPr>
            </w:pPr>
            <w:del w:id="365" w:author="Gian Maria Milesi-Ferretti" w:date="2021-08-05T12:05:00Z">
              <w:r w:rsidDel="002F1C6E">
                <w:rPr>
                  <w:rFonts w:ascii="Calibri" w:hAnsi="Calibri" w:cs="Calibri"/>
                  <w:color w:val="000000"/>
                </w:rPr>
                <w:delText>0.43</w:delText>
              </w:r>
            </w:del>
          </w:p>
        </w:tc>
        <w:tc>
          <w:tcPr>
            <w:tcW w:w="1226" w:type="dxa"/>
            <w:tcBorders>
              <w:top w:val="nil"/>
              <w:left w:val="nil"/>
              <w:bottom w:val="nil"/>
              <w:right w:val="nil"/>
            </w:tcBorders>
            <w:shd w:val="clear" w:color="000000" w:fill="FFFFFF"/>
            <w:noWrap/>
            <w:vAlign w:val="bottom"/>
            <w:hideMark/>
          </w:tcPr>
          <w:p w14:paraId="70C5F004" w14:textId="16234343" w:rsidR="005067EF" w:rsidRPr="00F17DC1" w:rsidDel="002F1C6E" w:rsidRDefault="005067EF" w:rsidP="005067EF">
            <w:pPr>
              <w:spacing w:after="0" w:line="240" w:lineRule="auto"/>
              <w:jc w:val="center"/>
              <w:rPr>
                <w:del w:id="366" w:author="Gian Maria Milesi-Ferretti" w:date="2021-08-05T12:05:00Z"/>
                <w:rFonts w:ascii="Calibri" w:eastAsia="Times New Roman" w:hAnsi="Calibri" w:cs="Calibri"/>
                <w:color w:val="000000"/>
              </w:rPr>
            </w:pPr>
            <w:del w:id="367" w:author="Gian Maria Milesi-Ferretti" w:date="2021-08-05T12:05:00Z">
              <w:r w:rsidDel="002F1C6E">
                <w:rPr>
                  <w:rFonts w:ascii="Calibri" w:hAnsi="Calibri" w:cs="Calibri"/>
                  <w:color w:val="000000"/>
                </w:rPr>
                <w:delText>0.42</w:delText>
              </w:r>
            </w:del>
          </w:p>
        </w:tc>
      </w:tr>
      <w:tr w:rsidR="005C1F3E" w:rsidRPr="00F17DC1" w:rsidDel="002F1C6E" w14:paraId="09E564F5" w14:textId="0EE311F5" w:rsidTr="0079220F">
        <w:trPr>
          <w:trHeight w:val="290"/>
          <w:del w:id="368" w:author="Gian Maria Milesi-Ferretti" w:date="2021-08-05T12:05:00Z"/>
        </w:trPr>
        <w:tc>
          <w:tcPr>
            <w:tcW w:w="2925" w:type="dxa"/>
            <w:gridSpan w:val="2"/>
            <w:tcBorders>
              <w:top w:val="nil"/>
              <w:left w:val="nil"/>
              <w:bottom w:val="nil"/>
              <w:right w:val="nil"/>
            </w:tcBorders>
            <w:shd w:val="clear" w:color="000000" w:fill="FFFFFF"/>
            <w:noWrap/>
            <w:vAlign w:val="bottom"/>
            <w:hideMark/>
          </w:tcPr>
          <w:p w14:paraId="2F5ADB51" w14:textId="4679F43F" w:rsidR="00F17DC1" w:rsidRPr="00F17DC1" w:rsidDel="002F1C6E" w:rsidRDefault="00F17DC1" w:rsidP="00F17DC1">
            <w:pPr>
              <w:spacing w:after="0" w:line="240" w:lineRule="auto"/>
              <w:rPr>
                <w:del w:id="369" w:author="Gian Maria Milesi-Ferretti" w:date="2021-08-05T12:05:00Z"/>
                <w:rFonts w:ascii="Calibri" w:eastAsia="Times New Roman" w:hAnsi="Calibri" w:cs="Calibri"/>
                <w:color w:val="000000"/>
              </w:rPr>
            </w:pPr>
            <w:del w:id="370" w:author="Gian Maria Milesi-Ferretti" w:date="2021-08-05T12:05:00Z">
              <w:r w:rsidRPr="00F17DC1" w:rsidDel="002F1C6E">
                <w:rPr>
                  <w:rFonts w:ascii="Calibri" w:eastAsia="Times New Roman" w:hAnsi="Calibri" w:cs="Calibri"/>
                  <w:color w:val="000000"/>
                </w:rPr>
                <w:delText> </w:delText>
              </w:r>
            </w:del>
          </w:p>
        </w:tc>
        <w:tc>
          <w:tcPr>
            <w:tcW w:w="1025" w:type="dxa"/>
            <w:tcBorders>
              <w:top w:val="nil"/>
              <w:left w:val="nil"/>
              <w:bottom w:val="nil"/>
              <w:right w:val="nil"/>
            </w:tcBorders>
            <w:shd w:val="clear" w:color="000000" w:fill="FFFFFF"/>
            <w:noWrap/>
            <w:vAlign w:val="bottom"/>
            <w:hideMark/>
          </w:tcPr>
          <w:p w14:paraId="4B9C81A0" w14:textId="2B13F366" w:rsidR="00F17DC1" w:rsidRPr="00F17DC1" w:rsidDel="002F1C6E" w:rsidRDefault="00F17DC1" w:rsidP="00F17DC1">
            <w:pPr>
              <w:spacing w:after="0" w:line="240" w:lineRule="auto"/>
              <w:rPr>
                <w:del w:id="371" w:author="Gian Maria Milesi-Ferretti" w:date="2021-08-05T12:05:00Z"/>
                <w:rFonts w:ascii="Calibri" w:eastAsia="Times New Roman" w:hAnsi="Calibri" w:cs="Calibri"/>
                <w:color w:val="000000"/>
              </w:rPr>
            </w:pPr>
            <w:del w:id="372"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4E25B0BD" w14:textId="7C02C22B" w:rsidR="00F17DC1" w:rsidRPr="00F17DC1" w:rsidDel="002F1C6E" w:rsidRDefault="00F17DC1" w:rsidP="00F17DC1">
            <w:pPr>
              <w:spacing w:after="0" w:line="240" w:lineRule="auto"/>
              <w:rPr>
                <w:del w:id="373" w:author="Gian Maria Milesi-Ferretti" w:date="2021-08-05T12:05:00Z"/>
                <w:rFonts w:ascii="Calibri" w:eastAsia="Times New Roman" w:hAnsi="Calibri" w:cs="Calibri"/>
                <w:color w:val="000000"/>
              </w:rPr>
            </w:pPr>
            <w:del w:id="374"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16FA25CB" w14:textId="7AE7FE11" w:rsidR="00F17DC1" w:rsidRPr="00F17DC1" w:rsidDel="002F1C6E" w:rsidRDefault="00F17DC1" w:rsidP="00F17DC1">
            <w:pPr>
              <w:spacing w:after="0" w:line="240" w:lineRule="auto"/>
              <w:rPr>
                <w:del w:id="375" w:author="Gian Maria Milesi-Ferretti" w:date="2021-08-05T12:05:00Z"/>
                <w:rFonts w:ascii="Calibri" w:eastAsia="Times New Roman" w:hAnsi="Calibri" w:cs="Calibri"/>
                <w:color w:val="000000"/>
              </w:rPr>
            </w:pPr>
            <w:del w:id="376"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15889C23" w14:textId="05EB13C9" w:rsidR="00F17DC1" w:rsidRPr="00F17DC1" w:rsidDel="002F1C6E" w:rsidRDefault="00F17DC1" w:rsidP="00F17DC1">
            <w:pPr>
              <w:spacing w:after="0" w:line="240" w:lineRule="auto"/>
              <w:rPr>
                <w:del w:id="377" w:author="Gian Maria Milesi-Ferretti" w:date="2021-08-05T12:05:00Z"/>
                <w:rFonts w:ascii="Calibri" w:eastAsia="Times New Roman" w:hAnsi="Calibri" w:cs="Calibri"/>
                <w:color w:val="000000"/>
              </w:rPr>
            </w:pPr>
            <w:del w:id="378"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34DAB7D1" w14:textId="366A182D" w:rsidR="00F17DC1" w:rsidRPr="00F17DC1" w:rsidDel="002F1C6E" w:rsidRDefault="00F17DC1" w:rsidP="00F17DC1">
            <w:pPr>
              <w:spacing w:after="0" w:line="240" w:lineRule="auto"/>
              <w:rPr>
                <w:del w:id="379" w:author="Gian Maria Milesi-Ferretti" w:date="2021-08-05T12:05:00Z"/>
                <w:rFonts w:ascii="Calibri" w:eastAsia="Times New Roman" w:hAnsi="Calibri" w:cs="Calibri"/>
                <w:color w:val="000000"/>
              </w:rPr>
            </w:pPr>
            <w:del w:id="380" w:author="Gian Maria Milesi-Ferretti" w:date="2021-08-05T12:05:00Z">
              <w:r w:rsidRPr="00F17DC1" w:rsidDel="002F1C6E">
                <w:rPr>
                  <w:rFonts w:ascii="Calibri" w:eastAsia="Times New Roman" w:hAnsi="Calibri" w:cs="Calibri"/>
                  <w:color w:val="000000"/>
                </w:rPr>
                <w:delText> </w:delText>
              </w:r>
            </w:del>
          </w:p>
        </w:tc>
        <w:tc>
          <w:tcPr>
            <w:tcW w:w="1226" w:type="dxa"/>
            <w:tcBorders>
              <w:top w:val="nil"/>
              <w:left w:val="nil"/>
              <w:bottom w:val="nil"/>
              <w:right w:val="nil"/>
            </w:tcBorders>
            <w:shd w:val="clear" w:color="000000" w:fill="FFFFFF"/>
            <w:noWrap/>
            <w:vAlign w:val="bottom"/>
            <w:hideMark/>
          </w:tcPr>
          <w:p w14:paraId="45CAA33E" w14:textId="4FDDE690" w:rsidR="00F17DC1" w:rsidRPr="00F17DC1" w:rsidDel="002F1C6E" w:rsidRDefault="00F17DC1" w:rsidP="00F17DC1">
            <w:pPr>
              <w:spacing w:after="0" w:line="240" w:lineRule="auto"/>
              <w:rPr>
                <w:del w:id="381" w:author="Gian Maria Milesi-Ferretti" w:date="2021-08-05T12:05:00Z"/>
                <w:rFonts w:ascii="Calibri" w:eastAsia="Times New Roman" w:hAnsi="Calibri" w:cs="Calibri"/>
                <w:color w:val="000000"/>
              </w:rPr>
            </w:pPr>
            <w:del w:id="382" w:author="Gian Maria Milesi-Ferretti" w:date="2021-08-05T12:05:00Z">
              <w:r w:rsidRPr="00F17DC1" w:rsidDel="002F1C6E">
                <w:rPr>
                  <w:rFonts w:ascii="Calibri" w:eastAsia="Times New Roman" w:hAnsi="Calibri" w:cs="Calibri"/>
                  <w:color w:val="000000"/>
                </w:rPr>
                <w:delText> </w:delText>
              </w:r>
            </w:del>
          </w:p>
        </w:tc>
      </w:tr>
    </w:tbl>
    <w:p w14:paraId="560416E0" w14:textId="670768F8" w:rsidR="00F17DC1" w:rsidRDefault="00F17DC1" w:rsidP="00F17DC1">
      <w:pPr>
        <w:jc w:val="center"/>
      </w:pPr>
    </w:p>
    <w:p w14:paraId="4629DD47" w14:textId="0014F45C" w:rsidR="00425A21" w:rsidRPr="00425A21" w:rsidRDefault="00425A21" w:rsidP="00425A21">
      <w:pPr>
        <w:spacing w:after="0" w:line="240" w:lineRule="auto"/>
      </w:pPr>
      <w:r>
        <w:t xml:space="preserve">Note: dependent variable is the difference between the current account balance in </w:t>
      </w:r>
      <w:ins w:id="383" w:author="Gian Maria Milesi-Ferretti" w:date="2021-08-04T15:35:00Z">
        <w:r w:rsidR="00D57E53">
          <w:t xml:space="preserve">percent of GDP in </w:t>
        </w:r>
      </w:ins>
      <w:r>
        <w:t xml:space="preserve">2020 and its </w:t>
      </w:r>
      <w:r w:rsidR="00AA3D12">
        <w:t>October 2019 WEO forecast</w:t>
      </w:r>
      <w:ins w:id="384" w:author="Gian Maria Milesi-Ferretti" w:date="2021-08-04T15:35:00Z">
        <w:r w:rsidR="00E55133">
          <w:t xml:space="preserve"> for the same year</w:t>
        </w:r>
      </w:ins>
      <w:del w:id="385" w:author="Gian Maria Milesi-Ferretti" w:date="2021-08-04T15:36:00Z">
        <w:r w:rsidDel="00E55133">
          <w:delText>, both scaled by GDP</w:delText>
        </w:r>
      </w:del>
      <w:r>
        <w:t xml:space="preserve">.  </w:t>
      </w:r>
      <w:r w:rsidRPr="00F1696E">
        <w:rPr>
          <w:rFonts w:ascii="Calibri" w:eastAsia="Times New Roman" w:hAnsi="Calibri" w:cs="Times New Roman"/>
          <w:color w:val="000000"/>
        </w:rPr>
        <w:t>t statistics in parentheses</w:t>
      </w:r>
      <w:r>
        <w:rPr>
          <w:rFonts w:ascii="Calibri" w:eastAsia="Times New Roman" w:hAnsi="Calibri" w:cs="Times New Roman"/>
          <w:color w:val="000000"/>
        </w:rPr>
        <w:t xml:space="preserve">, robust standard errors. </w:t>
      </w:r>
      <w:r w:rsidRPr="00F1696E">
        <w:rPr>
          <w:rFonts w:ascii="Calibri" w:eastAsia="Times New Roman" w:hAnsi="Calibri" w:cs="Times New Roman"/>
          <w:color w:val="000000"/>
        </w:rPr>
        <w:t>* p&lt;0.10, ** p&lt;0.05,  *** p&lt;0.01</w:t>
      </w:r>
      <w:r>
        <w:rPr>
          <w:rFonts w:ascii="Calibri" w:eastAsia="Times New Roman" w:hAnsi="Calibri" w:cs="Times New Roman"/>
          <w:color w:val="000000"/>
        </w:rPr>
        <w:t xml:space="preserve">. </w:t>
      </w:r>
    </w:p>
    <w:p w14:paraId="74F76956" w14:textId="3A1E37CC" w:rsidR="00B956B1" w:rsidRDefault="00574316" w:rsidP="00EA3FCF">
      <w:pPr>
        <w:jc w:val="center"/>
      </w:pPr>
      <w:r>
        <w:br w:type="page"/>
      </w:r>
      <w:r w:rsidR="004052DB">
        <w:lastRenderedPageBreak/>
        <w:t xml:space="preserve">Table </w:t>
      </w:r>
      <w:r w:rsidR="00C27064">
        <w:t>7</w:t>
      </w:r>
      <w:r w:rsidR="004052DB">
        <w:t xml:space="preserve">. </w:t>
      </w:r>
      <w:r w:rsidR="00E2515D">
        <w:t>Tourism and growth surprises: stylized facts</w:t>
      </w:r>
    </w:p>
    <w:p w14:paraId="6071F69B" w14:textId="71F83EA4" w:rsidR="004052DB" w:rsidRDefault="004052DB" w:rsidP="00B956B1">
      <w:pPr>
        <w:pStyle w:val="ListParagraph"/>
        <w:numPr>
          <w:ilvl w:val="0"/>
          <w:numId w:val="1"/>
        </w:numPr>
        <w:jc w:val="center"/>
      </w:pPr>
      <w:r>
        <w:t>Share of tourism in GDP</w:t>
      </w:r>
      <w:r w:rsidR="00CF02CF">
        <w:t xml:space="preserve"> (average, 2015-19)</w:t>
      </w:r>
    </w:p>
    <w:tbl>
      <w:tblPr>
        <w:tblW w:w="9761" w:type="dxa"/>
        <w:tblLook w:val="04A0" w:firstRow="1" w:lastRow="0" w:firstColumn="1" w:lastColumn="0" w:noHBand="0" w:noVBand="1"/>
      </w:tblPr>
      <w:tblGrid>
        <w:gridCol w:w="1300"/>
        <w:gridCol w:w="1820"/>
        <w:gridCol w:w="660"/>
        <w:gridCol w:w="960"/>
        <w:gridCol w:w="840"/>
        <w:gridCol w:w="901"/>
        <w:gridCol w:w="920"/>
        <w:gridCol w:w="820"/>
        <w:gridCol w:w="780"/>
        <w:gridCol w:w="760"/>
      </w:tblGrid>
      <w:tr w:rsidR="00D06ED7" w:rsidRPr="00D06ED7" w14:paraId="290EF25C" w14:textId="77777777" w:rsidTr="004052DB">
        <w:trPr>
          <w:trHeight w:val="710"/>
        </w:trPr>
        <w:tc>
          <w:tcPr>
            <w:tcW w:w="1300" w:type="dxa"/>
            <w:tcBorders>
              <w:top w:val="nil"/>
              <w:left w:val="nil"/>
              <w:bottom w:val="nil"/>
              <w:right w:val="nil"/>
            </w:tcBorders>
            <w:shd w:val="clear" w:color="000000" w:fill="FFFFFF"/>
            <w:noWrap/>
            <w:vAlign w:val="bottom"/>
            <w:hideMark/>
          </w:tcPr>
          <w:p w14:paraId="01D9D1EA"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1820" w:type="dxa"/>
            <w:tcBorders>
              <w:top w:val="nil"/>
              <w:left w:val="nil"/>
              <w:bottom w:val="nil"/>
              <w:right w:val="nil"/>
            </w:tcBorders>
            <w:shd w:val="clear" w:color="000000" w:fill="FFFFFF"/>
            <w:noWrap/>
            <w:vAlign w:val="bottom"/>
            <w:hideMark/>
          </w:tcPr>
          <w:p w14:paraId="1C56B6BB"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660" w:type="dxa"/>
            <w:tcBorders>
              <w:top w:val="nil"/>
              <w:left w:val="nil"/>
              <w:bottom w:val="nil"/>
              <w:right w:val="nil"/>
            </w:tcBorders>
            <w:shd w:val="clear" w:color="000000" w:fill="FFFFFF"/>
            <w:vAlign w:val="bottom"/>
            <w:hideMark/>
          </w:tcPr>
          <w:p w14:paraId="45ACEAAB"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Obs.</w:t>
            </w:r>
          </w:p>
        </w:tc>
        <w:tc>
          <w:tcPr>
            <w:tcW w:w="960" w:type="dxa"/>
            <w:tcBorders>
              <w:top w:val="nil"/>
              <w:left w:val="nil"/>
              <w:bottom w:val="nil"/>
              <w:right w:val="nil"/>
            </w:tcBorders>
            <w:shd w:val="clear" w:color="000000" w:fill="FFFFFF"/>
            <w:vAlign w:val="bottom"/>
            <w:hideMark/>
          </w:tcPr>
          <w:p w14:paraId="15B37E96" w14:textId="77777777" w:rsidR="00D06ED7" w:rsidRPr="00D06ED7" w:rsidRDefault="00D06ED7" w:rsidP="00D06ED7">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Min</w:t>
            </w:r>
          </w:p>
        </w:tc>
        <w:tc>
          <w:tcPr>
            <w:tcW w:w="840" w:type="dxa"/>
            <w:tcBorders>
              <w:top w:val="nil"/>
              <w:left w:val="nil"/>
              <w:bottom w:val="nil"/>
              <w:right w:val="nil"/>
            </w:tcBorders>
            <w:shd w:val="clear" w:color="000000" w:fill="FFFFFF"/>
            <w:vAlign w:val="bottom"/>
            <w:hideMark/>
          </w:tcPr>
          <w:p w14:paraId="220BF984" w14:textId="77777777" w:rsidR="00D06ED7" w:rsidRPr="00D06ED7" w:rsidRDefault="00D06ED7" w:rsidP="00D06ED7">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25th perc.</w:t>
            </w:r>
          </w:p>
        </w:tc>
        <w:tc>
          <w:tcPr>
            <w:tcW w:w="901" w:type="dxa"/>
            <w:tcBorders>
              <w:top w:val="nil"/>
              <w:left w:val="nil"/>
              <w:bottom w:val="nil"/>
              <w:right w:val="nil"/>
            </w:tcBorders>
            <w:shd w:val="clear" w:color="000000" w:fill="FFFFFF"/>
            <w:vAlign w:val="bottom"/>
            <w:hideMark/>
          </w:tcPr>
          <w:p w14:paraId="406FF932" w14:textId="77777777" w:rsidR="00D06ED7" w:rsidRPr="00D06ED7" w:rsidRDefault="00D06ED7" w:rsidP="00D06ED7">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Median</w:t>
            </w:r>
          </w:p>
        </w:tc>
        <w:tc>
          <w:tcPr>
            <w:tcW w:w="920" w:type="dxa"/>
            <w:tcBorders>
              <w:top w:val="nil"/>
              <w:left w:val="nil"/>
              <w:bottom w:val="nil"/>
              <w:right w:val="nil"/>
            </w:tcBorders>
            <w:shd w:val="clear" w:color="000000" w:fill="FFFFFF"/>
            <w:vAlign w:val="bottom"/>
            <w:hideMark/>
          </w:tcPr>
          <w:p w14:paraId="22B7CE81" w14:textId="77777777" w:rsidR="00D06ED7" w:rsidRPr="00D06ED7" w:rsidRDefault="00D06ED7" w:rsidP="00D06ED7">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75th perc.</w:t>
            </w:r>
          </w:p>
        </w:tc>
        <w:tc>
          <w:tcPr>
            <w:tcW w:w="820" w:type="dxa"/>
            <w:tcBorders>
              <w:top w:val="nil"/>
              <w:left w:val="nil"/>
              <w:bottom w:val="nil"/>
              <w:right w:val="nil"/>
            </w:tcBorders>
            <w:shd w:val="clear" w:color="000000" w:fill="FFFFFF"/>
            <w:vAlign w:val="bottom"/>
            <w:hideMark/>
          </w:tcPr>
          <w:p w14:paraId="0079EE74" w14:textId="77777777" w:rsidR="00D06ED7" w:rsidRPr="00D06ED7" w:rsidRDefault="00D06ED7" w:rsidP="00D06ED7">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Max</w:t>
            </w:r>
          </w:p>
        </w:tc>
        <w:tc>
          <w:tcPr>
            <w:tcW w:w="780" w:type="dxa"/>
            <w:tcBorders>
              <w:top w:val="nil"/>
              <w:left w:val="nil"/>
              <w:bottom w:val="nil"/>
              <w:right w:val="nil"/>
            </w:tcBorders>
            <w:shd w:val="clear" w:color="000000" w:fill="FFFFFF"/>
            <w:vAlign w:val="bottom"/>
            <w:hideMark/>
          </w:tcPr>
          <w:p w14:paraId="60BD8578" w14:textId="77777777" w:rsidR="00D06ED7" w:rsidRPr="00D06ED7" w:rsidRDefault="00D06ED7" w:rsidP="00D06ED7">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Mean</w:t>
            </w:r>
          </w:p>
        </w:tc>
        <w:tc>
          <w:tcPr>
            <w:tcW w:w="760" w:type="dxa"/>
            <w:tcBorders>
              <w:top w:val="nil"/>
              <w:left w:val="nil"/>
              <w:bottom w:val="nil"/>
              <w:right w:val="nil"/>
            </w:tcBorders>
            <w:shd w:val="clear" w:color="000000" w:fill="FFFFFF"/>
            <w:vAlign w:val="bottom"/>
            <w:hideMark/>
          </w:tcPr>
          <w:p w14:paraId="61B648AD" w14:textId="77777777" w:rsidR="00D06ED7" w:rsidRPr="00D06ED7" w:rsidRDefault="00D06ED7" w:rsidP="00D06ED7">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Std. dev.</w:t>
            </w:r>
          </w:p>
        </w:tc>
      </w:tr>
      <w:tr w:rsidR="00D06ED7" w:rsidRPr="00D06ED7" w14:paraId="78383355" w14:textId="77777777" w:rsidTr="004052DB">
        <w:trPr>
          <w:trHeight w:val="290"/>
        </w:trPr>
        <w:tc>
          <w:tcPr>
            <w:tcW w:w="1300" w:type="dxa"/>
            <w:tcBorders>
              <w:top w:val="nil"/>
              <w:left w:val="nil"/>
              <w:bottom w:val="nil"/>
              <w:right w:val="nil"/>
            </w:tcBorders>
            <w:shd w:val="clear" w:color="000000" w:fill="FFFFFF"/>
            <w:noWrap/>
            <w:vAlign w:val="bottom"/>
            <w:hideMark/>
          </w:tcPr>
          <w:p w14:paraId="3D748146"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1820" w:type="dxa"/>
            <w:tcBorders>
              <w:top w:val="nil"/>
              <w:left w:val="nil"/>
              <w:bottom w:val="nil"/>
              <w:right w:val="nil"/>
            </w:tcBorders>
            <w:shd w:val="clear" w:color="000000" w:fill="FFFFFF"/>
            <w:noWrap/>
            <w:vAlign w:val="bottom"/>
            <w:hideMark/>
          </w:tcPr>
          <w:p w14:paraId="399029B4"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660" w:type="dxa"/>
            <w:tcBorders>
              <w:top w:val="nil"/>
              <w:left w:val="nil"/>
              <w:bottom w:val="nil"/>
              <w:right w:val="nil"/>
            </w:tcBorders>
            <w:shd w:val="clear" w:color="000000" w:fill="FFFFFF"/>
            <w:noWrap/>
            <w:vAlign w:val="bottom"/>
            <w:hideMark/>
          </w:tcPr>
          <w:p w14:paraId="6A9CBEF9"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14:paraId="1A573578"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840" w:type="dxa"/>
            <w:tcBorders>
              <w:top w:val="nil"/>
              <w:left w:val="nil"/>
              <w:bottom w:val="nil"/>
              <w:right w:val="nil"/>
            </w:tcBorders>
            <w:shd w:val="clear" w:color="000000" w:fill="FFFFFF"/>
            <w:noWrap/>
            <w:vAlign w:val="bottom"/>
            <w:hideMark/>
          </w:tcPr>
          <w:p w14:paraId="1EAAFC5C"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901" w:type="dxa"/>
            <w:tcBorders>
              <w:top w:val="nil"/>
              <w:left w:val="nil"/>
              <w:bottom w:val="nil"/>
              <w:right w:val="nil"/>
            </w:tcBorders>
            <w:shd w:val="clear" w:color="000000" w:fill="FFFFFF"/>
            <w:noWrap/>
            <w:vAlign w:val="bottom"/>
            <w:hideMark/>
          </w:tcPr>
          <w:p w14:paraId="20A01F01"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920" w:type="dxa"/>
            <w:tcBorders>
              <w:top w:val="nil"/>
              <w:left w:val="nil"/>
              <w:bottom w:val="nil"/>
              <w:right w:val="nil"/>
            </w:tcBorders>
            <w:shd w:val="clear" w:color="000000" w:fill="FFFFFF"/>
            <w:noWrap/>
            <w:vAlign w:val="bottom"/>
            <w:hideMark/>
          </w:tcPr>
          <w:p w14:paraId="39D22B13"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820" w:type="dxa"/>
            <w:tcBorders>
              <w:top w:val="nil"/>
              <w:left w:val="nil"/>
              <w:bottom w:val="nil"/>
              <w:right w:val="nil"/>
            </w:tcBorders>
            <w:shd w:val="clear" w:color="000000" w:fill="FFFFFF"/>
            <w:noWrap/>
            <w:vAlign w:val="bottom"/>
            <w:hideMark/>
          </w:tcPr>
          <w:p w14:paraId="4ECB5D34"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780" w:type="dxa"/>
            <w:tcBorders>
              <w:top w:val="nil"/>
              <w:left w:val="nil"/>
              <w:bottom w:val="nil"/>
              <w:right w:val="nil"/>
            </w:tcBorders>
            <w:shd w:val="clear" w:color="000000" w:fill="FFFFFF"/>
            <w:noWrap/>
            <w:vAlign w:val="bottom"/>
            <w:hideMark/>
          </w:tcPr>
          <w:p w14:paraId="6AC383E8"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760" w:type="dxa"/>
            <w:tcBorders>
              <w:top w:val="nil"/>
              <w:left w:val="nil"/>
              <w:bottom w:val="nil"/>
              <w:right w:val="nil"/>
            </w:tcBorders>
            <w:shd w:val="clear" w:color="000000" w:fill="FFFFFF"/>
            <w:noWrap/>
            <w:vAlign w:val="bottom"/>
            <w:hideMark/>
          </w:tcPr>
          <w:p w14:paraId="69A84A53" w14:textId="77777777" w:rsidR="00D06ED7" w:rsidRPr="00D06ED7" w:rsidRDefault="00D06ED7" w:rsidP="00D06ED7">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r>
      <w:tr w:rsidR="00CE7196" w:rsidRPr="00D06ED7" w14:paraId="5DEBDA96" w14:textId="77777777" w:rsidTr="004052DB">
        <w:trPr>
          <w:trHeight w:val="290"/>
        </w:trPr>
        <w:tc>
          <w:tcPr>
            <w:tcW w:w="1300" w:type="dxa"/>
            <w:tcBorders>
              <w:top w:val="nil"/>
              <w:left w:val="nil"/>
              <w:bottom w:val="nil"/>
              <w:right w:val="nil"/>
            </w:tcBorders>
            <w:shd w:val="clear" w:color="000000" w:fill="FFFFFF"/>
            <w:noWrap/>
            <w:vAlign w:val="bottom"/>
            <w:hideMark/>
          </w:tcPr>
          <w:p w14:paraId="1F163446"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Direct share</w:t>
            </w:r>
          </w:p>
        </w:tc>
        <w:tc>
          <w:tcPr>
            <w:tcW w:w="1820" w:type="dxa"/>
            <w:tcBorders>
              <w:top w:val="nil"/>
              <w:left w:val="nil"/>
              <w:bottom w:val="nil"/>
              <w:right w:val="nil"/>
            </w:tcBorders>
            <w:shd w:val="clear" w:color="000000" w:fill="FFFFFF"/>
            <w:noWrap/>
            <w:vAlign w:val="bottom"/>
            <w:hideMark/>
          </w:tcPr>
          <w:p w14:paraId="31E02697"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All countries</w:t>
            </w:r>
          </w:p>
        </w:tc>
        <w:tc>
          <w:tcPr>
            <w:tcW w:w="660" w:type="dxa"/>
            <w:tcBorders>
              <w:top w:val="nil"/>
              <w:left w:val="nil"/>
              <w:bottom w:val="nil"/>
              <w:right w:val="nil"/>
            </w:tcBorders>
            <w:shd w:val="clear" w:color="000000" w:fill="FFFFFF"/>
            <w:noWrap/>
            <w:vAlign w:val="bottom"/>
            <w:hideMark/>
          </w:tcPr>
          <w:p w14:paraId="7F353B6E" w14:textId="1BE43F93"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164</w:t>
            </w:r>
          </w:p>
        </w:tc>
        <w:tc>
          <w:tcPr>
            <w:tcW w:w="960" w:type="dxa"/>
            <w:tcBorders>
              <w:top w:val="nil"/>
              <w:left w:val="nil"/>
              <w:bottom w:val="nil"/>
              <w:right w:val="nil"/>
            </w:tcBorders>
            <w:shd w:val="clear" w:color="000000" w:fill="FFFFFF"/>
            <w:noWrap/>
            <w:vAlign w:val="bottom"/>
            <w:hideMark/>
          </w:tcPr>
          <w:p w14:paraId="3835DD3A" w14:textId="0B6DAC64"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0.6</w:t>
            </w:r>
          </w:p>
        </w:tc>
        <w:tc>
          <w:tcPr>
            <w:tcW w:w="840" w:type="dxa"/>
            <w:tcBorders>
              <w:top w:val="nil"/>
              <w:left w:val="nil"/>
              <w:bottom w:val="nil"/>
              <w:right w:val="nil"/>
            </w:tcBorders>
            <w:shd w:val="clear" w:color="000000" w:fill="FFFFFF"/>
            <w:noWrap/>
            <w:vAlign w:val="bottom"/>
            <w:hideMark/>
          </w:tcPr>
          <w:p w14:paraId="0574D410" w14:textId="57A2349B"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2.4</w:t>
            </w:r>
          </w:p>
        </w:tc>
        <w:tc>
          <w:tcPr>
            <w:tcW w:w="901" w:type="dxa"/>
            <w:tcBorders>
              <w:top w:val="nil"/>
              <w:left w:val="nil"/>
              <w:bottom w:val="nil"/>
              <w:right w:val="nil"/>
            </w:tcBorders>
            <w:shd w:val="clear" w:color="000000" w:fill="FFFFFF"/>
            <w:noWrap/>
            <w:vAlign w:val="bottom"/>
            <w:hideMark/>
          </w:tcPr>
          <w:p w14:paraId="6DF8230E" w14:textId="309930CD"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3.6</w:t>
            </w:r>
          </w:p>
        </w:tc>
        <w:tc>
          <w:tcPr>
            <w:tcW w:w="920" w:type="dxa"/>
            <w:tcBorders>
              <w:top w:val="nil"/>
              <w:left w:val="nil"/>
              <w:bottom w:val="nil"/>
              <w:right w:val="nil"/>
            </w:tcBorders>
            <w:shd w:val="clear" w:color="000000" w:fill="FFFFFF"/>
            <w:noWrap/>
            <w:vAlign w:val="bottom"/>
            <w:hideMark/>
          </w:tcPr>
          <w:p w14:paraId="6365C798" w14:textId="7FA92740"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5.8</w:t>
            </w:r>
          </w:p>
        </w:tc>
        <w:tc>
          <w:tcPr>
            <w:tcW w:w="820" w:type="dxa"/>
            <w:tcBorders>
              <w:top w:val="nil"/>
              <w:left w:val="nil"/>
              <w:bottom w:val="nil"/>
              <w:right w:val="nil"/>
            </w:tcBorders>
            <w:shd w:val="clear" w:color="000000" w:fill="FFFFFF"/>
            <w:noWrap/>
            <w:vAlign w:val="bottom"/>
            <w:hideMark/>
          </w:tcPr>
          <w:p w14:paraId="52A707A1" w14:textId="05519721"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38.8</w:t>
            </w:r>
          </w:p>
        </w:tc>
        <w:tc>
          <w:tcPr>
            <w:tcW w:w="780" w:type="dxa"/>
            <w:tcBorders>
              <w:top w:val="nil"/>
              <w:left w:val="nil"/>
              <w:bottom w:val="nil"/>
              <w:right w:val="nil"/>
            </w:tcBorders>
            <w:shd w:val="clear" w:color="000000" w:fill="FFFFFF"/>
            <w:noWrap/>
            <w:vAlign w:val="bottom"/>
            <w:hideMark/>
          </w:tcPr>
          <w:p w14:paraId="6CDC9D87" w14:textId="23143572"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5.1</w:t>
            </w:r>
          </w:p>
        </w:tc>
        <w:tc>
          <w:tcPr>
            <w:tcW w:w="760" w:type="dxa"/>
            <w:tcBorders>
              <w:top w:val="nil"/>
              <w:left w:val="nil"/>
              <w:bottom w:val="nil"/>
              <w:right w:val="nil"/>
            </w:tcBorders>
            <w:shd w:val="clear" w:color="000000" w:fill="FFFFFF"/>
            <w:noWrap/>
            <w:vAlign w:val="bottom"/>
            <w:hideMark/>
          </w:tcPr>
          <w:p w14:paraId="66942F6A" w14:textId="647B014C"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5.1</w:t>
            </w:r>
          </w:p>
        </w:tc>
      </w:tr>
      <w:tr w:rsidR="00CE7196" w:rsidRPr="00D06ED7" w14:paraId="60F55A05" w14:textId="77777777" w:rsidTr="004052DB">
        <w:trPr>
          <w:trHeight w:val="290"/>
        </w:trPr>
        <w:tc>
          <w:tcPr>
            <w:tcW w:w="1300" w:type="dxa"/>
            <w:tcBorders>
              <w:top w:val="nil"/>
              <w:left w:val="nil"/>
              <w:bottom w:val="nil"/>
              <w:right w:val="nil"/>
            </w:tcBorders>
            <w:shd w:val="clear" w:color="000000" w:fill="FFFFFF"/>
            <w:noWrap/>
            <w:vAlign w:val="bottom"/>
            <w:hideMark/>
          </w:tcPr>
          <w:p w14:paraId="3C2D879B"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Direct share</w:t>
            </w:r>
          </w:p>
        </w:tc>
        <w:tc>
          <w:tcPr>
            <w:tcW w:w="1820" w:type="dxa"/>
            <w:tcBorders>
              <w:top w:val="nil"/>
              <w:left w:val="nil"/>
              <w:bottom w:val="nil"/>
              <w:right w:val="nil"/>
            </w:tcBorders>
            <w:shd w:val="clear" w:color="000000" w:fill="FFFFFF"/>
            <w:noWrap/>
            <w:vAlign w:val="bottom"/>
            <w:hideMark/>
          </w:tcPr>
          <w:p w14:paraId="39B81A5A"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Adv. Ec.</w:t>
            </w:r>
          </w:p>
        </w:tc>
        <w:tc>
          <w:tcPr>
            <w:tcW w:w="660" w:type="dxa"/>
            <w:tcBorders>
              <w:top w:val="nil"/>
              <w:left w:val="nil"/>
              <w:bottom w:val="nil"/>
              <w:right w:val="nil"/>
            </w:tcBorders>
            <w:shd w:val="clear" w:color="000000" w:fill="FFFFFF"/>
            <w:noWrap/>
            <w:vAlign w:val="bottom"/>
            <w:hideMark/>
          </w:tcPr>
          <w:p w14:paraId="66D7CEC0" w14:textId="15A4CB91"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w:t>
            </w:r>
            <w:r w:rsidR="000C4191">
              <w:rPr>
                <w:rFonts w:ascii="Calibri" w:hAnsi="Calibri" w:cs="Calibri"/>
                <w:color w:val="000000"/>
              </w:rPr>
              <w:t>5</w:t>
            </w:r>
          </w:p>
        </w:tc>
        <w:tc>
          <w:tcPr>
            <w:tcW w:w="960" w:type="dxa"/>
            <w:tcBorders>
              <w:top w:val="nil"/>
              <w:left w:val="nil"/>
              <w:bottom w:val="nil"/>
              <w:right w:val="nil"/>
            </w:tcBorders>
            <w:shd w:val="clear" w:color="000000" w:fill="FFFFFF"/>
            <w:noWrap/>
            <w:vAlign w:val="bottom"/>
            <w:hideMark/>
          </w:tcPr>
          <w:p w14:paraId="002396B6" w14:textId="12EEA0CA"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1.6</w:t>
            </w:r>
          </w:p>
        </w:tc>
        <w:tc>
          <w:tcPr>
            <w:tcW w:w="840" w:type="dxa"/>
            <w:tcBorders>
              <w:top w:val="nil"/>
              <w:left w:val="nil"/>
              <w:bottom w:val="nil"/>
              <w:right w:val="nil"/>
            </w:tcBorders>
            <w:shd w:val="clear" w:color="000000" w:fill="FFFFFF"/>
            <w:noWrap/>
            <w:vAlign w:val="bottom"/>
            <w:hideMark/>
          </w:tcPr>
          <w:p w14:paraId="70597A5D" w14:textId="47CA16EB"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2.2</w:t>
            </w:r>
          </w:p>
        </w:tc>
        <w:tc>
          <w:tcPr>
            <w:tcW w:w="901" w:type="dxa"/>
            <w:tcBorders>
              <w:top w:val="nil"/>
              <w:left w:val="nil"/>
              <w:bottom w:val="nil"/>
              <w:right w:val="nil"/>
            </w:tcBorders>
            <w:shd w:val="clear" w:color="000000" w:fill="FFFFFF"/>
            <w:noWrap/>
            <w:vAlign w:val="bottom"/>
            <w:hideMark/>
          </w:tcPr>
          <w:p w14:paraId="33B82F1C" w14:textId="1553FAD0"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3.3</w:t>
            </w:r>
          </w:p>
        </w:tc>
        <w:tc>
          <w:tcPr>
            <w:tcW w:w="920" w:type="dxa"/>
            <w:tcBorders>
              <w:top w:val="nil"/>
              <w:left w:val="nil"/>
              <w:bottom w:val="nil"/>
              <w:right w:val="nil"/>
            </w:tcBorders>
            <w:shd w:val="clear" w:color="000000" w:fill="FFFFFF"/>
            <w:noWrap/>
            <w:vAlign w:val="bottom"/>
            <w:hideMark/>
          </w:tcPr>
          <w:p w14:paraId="3BF407A2" w14:textId="438DC7CD"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5.3</w:t>
            </w:r>
          </w:p>
        </w:tc>
        <w:tc>
          <w:tcPr>
            <w:tcW w:w="820" w:type="dxa"/>
            <w:tcBorders>
              <w:top w:val="nil"/>
              <w:left w:val="nil"/>
              <w:bottom w:val="nil"/>
              <w:right w:val="nil"/>
            </w:tcBorders>
            <w:shd w:val="clear" w:color="000000" w:fill="FFFFFF"/>
            <w:noWrap/>
            <w:vAlign w:val="bottom"/>
            <w:hideMark/>
          </w:tcPr>
          <w:p w14:paraId="1BD5B01D" w14:textId="228A0414"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13.8</w:t>
            </w:r>
          </w:p>
        </w:tc>
        <w:tc>
          <w:tcPr>
            <w:tcW w:w="780" w:type="dxa"/>
            <w:tcBorders>
              <w:top w:val="nil"/>
              <w:left w:val="nil"/>
              <w:bottom w:val="nil"/>
              <w:right w:val="nil"/>
            </w:tcBorders>
            <w:shd w:val="clear" w:color="000000" w:fill="FFFFFF"/>
            <w:noWrap/>
            <w:vAlign w:val="bottom"/>
            <w:hideMark/>
          </w:tcPr>
          <w:p w14:paraId="6FD20F57" w14:textId="4765ACFC"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3.9</w:t>
            </w:r>
          </w:p>
        </w:tc>
        <w:tc>
          <w:tcPr>
            <w:tcW w:w="760" w:type="dxa"/>
            <w:tcBorders>
              <w:top w:val="nil"/>
              <w:left w:val="nil"/>
              <w:bottom w:val="nil"/>
              <w:right w:val="nil"/>
            </w:tcBorders>
            <w:shd w:val="clear" w:color="000000" w:fill="FFFFFF"/>
            <w:noWrap/>
            <w:vAlign w:val="bottom"/>
            <w:hideMark/>
          </w:tcPr>
          <w:p w14:paraId="68A36F65" w14:textId="70C551D8"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2.5</w:t>
            </w:r>
          </w:p>
        </w:tc>
      </w:tr>
      <w:tr w:rsidR="00CE7196" w:rsidRPr="00D06ED7" w14:paraId="328689FF" w14:textId="77777777" w:rsidTr="00D57E53">
        <w:trPr>
          <w:trHeight w:val="290"/>
        </w:trPr>
        <w:tc>
          <w:tcPr>
            <w:tcW w:w="1300" w:type="dxa"/>
            <w:tcBorders>
              <w:top w:val="nil"/>
              <w:left w:val="nil"/>
              <w:bottom w:val="nil"/>
              <w:right w:val="nil"/>
            </w:tcBorders>
            <w:shd w:val="clear" w:color="000000" w:fill="FFFFFF"/>
            <w:noWrap/>
            <w:vAlign w:val="bottom"/>
            <w:hideMark/>
          </w:tcPr>
          <w:p w14:paraId="3F8B53F9"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Direct share</w:t>
            </w:r>
          </w:p>
        </w:tc>
        <w:tc>
          <w:tcPr>
            <w:tcW w:w="1820" w:type="dxa"/>
            <w:tcBorders>
              <w:top w:val="nil"/>
              <w:left w:val="nil"/>
              <w:bottom w:val="nil"/>
              <w:right w:val="nil"/>
            </w:tcBorders>
            <w:shd w:val="clear" w:color="000000" w:fill="FFFFFF"/>
            <w:noWrap/>
            <w:vAlign w:val="bottom"/>
            <w:hideMark/>
          </w:tcPr>
          <w:p w14:paraId="5F214F59"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Emg. and Dev. Ec.</w:t>
            </w:r>
          </w:p>
        </w:tc>
        <w:tc>
          <w:tcPr>
            <w:tcW w:w="660" w:type="dxa"/>
            <w:tcBorders>
              <w:top w:val="nil"/>
              <w:left w:val="nil"/>
              <w:bottom w:val="nil"/>
              <w:right w:val="nil"/>
            </w:tcBorders>
            <w:shd w:val="clear" w:color="000000" w:fill="FFFFFF"/>
            <w:noWrap/>
            <w:vAlign w:val="center"/>
            <w:hideMark/>
          </w:tcPr>
          <w:p w14:paraId="1BEDE5A5" w14:textId="30EB9A2D"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12</w:t>
            </w:r>
            <w:r w:rsidR="000C4191">
              <w:rPr>
                <w:rFonts w:ascii="Calibri" w:hAnsi="Calibri" w:cs="Calibri"/>
                <w:color w:val="000000"/>
              </w:rPr>
              <w:t>9</w:t>
            </w:r>
          </w:p>
        </w:tc>
        <w:tc>
          <w:tcPr>
            <w:tcW w:w="960" w:type="dxa"/>
            <w:tcBorders>
              <w:top w:val="nil"/>
              <w:left w:val="nil"/>
              <w:bottom w:val="nil"/>
              <w:right w:val="nil"/>
            </w:tcBorders>
            <w:shd w:val="clear" w:color="000000" w:fill="FFFFFF"/>
            <w:noWrap/>
            <w:vAlign w:val="bottom"/>
            <w:hideMark/>
          </w:tcPr>
          <w:p w14:paraId="108FBC64" w14:textId="5087B6E4"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0.6</w:t>
            </w:r>
          </w:p>
        </w:tc>
        <w:tc>
          <w:tcPr>
            <w:tcW w:w="840" w:type="dxa"/>
            <w:tcBorders>
              <w:top w:val="nil"/>
              <w:left w:val="nil"/>
              <w:bottom w:val="nil"/>
              <w:right w:val="nil"/>
            </w:tcBorders>
            <w:shd w:val="clear" w:color="000000" w:fill="FFFFFF"/>
            <w:noWrap/>
            <w:vAlign w:val="bottom"/>
            <w:hideMark/>
          </w:tcPr>
          <w:p w14:paraId="753B0CCF" w14:textId="2CCFDF82"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2.6</w:t>
            </w:r>
          </w:p>
        </w:tc>
        <w:tc>
          <w:tcPr>
            <w:tcW w:w="901" w:type="dxa"/>
            <w:tcBorders>
              <w:top w:val="nil"/>
              <w:left w:val="nil"/>
              <w:bottom w:val="nil"/>
              <w:right w:val="nil"/>
            </w:tcBorders>
            <w:shd w:val="clear" w:color="000000" w:fill="FFFFFF"/>
            <w:noWrap/>
            <w:vAlign w:val="bottom"/>
            <w:hideMark/>
          </w:tcPr>
          <w:p w14:paraId="75676226" w14:textId="49064FB4"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3.6</w:t>
            </w:r>
          </w:p>
        </w:tc>
        <w:tc>
          <w:tcPr>
            <w:tcW w:w="920" w:type="dxa"/>
            <w:tcBorders>
              <w:top w:val="nil"/>
              <w:left w:val="nil"/>
              <w:bottom w:val="nil"/>
              <w:right w:val="nil"/>
            </w:tcBorders>
            <w:shd w:val="clear" w:color="000000" w:fill="FFFFFF"/>
            <w:noWrap/>
            <w:vAlign w:val="bottom"/>
            <w:hideMark/>
          </w:tcPr>
          <w:p w14:paraId="1A2D3CE0" w14:textId="52D86394"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6.1</w:t>
            </w:r>
          </w:p>
        </w:tc>
        <w:tc>
          <w:tcPr>
            <w:tcW w:w="820" w:type="dxa"/>
            <w:tcBorders>
              <w:top w:val="nil"/>
              <w:left w:val="nil"/>
              <w:bottom w:val="nil"/>
              <w:right w:val="nil"/>
            </w:tcBorders>
            <w:shd w:val="clear" w:color="000000" w:fill="FFFFFF"/>
            <w:noWrap/>
            <w:vAlign w:val="bottom"/>
            <w:hideMark/>
          </w:tcPr>
          <w:p w14:paraId="54851499" w14:textId="528E415F"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38.8</w:t>
            </w:r>
          </w:p>
        </w:tc>
        <w:tc>
          <w:tcPr>
            <w:tcW w:w="780" w:type="dxa"/>
            <w:tcBorders>
              <w:top w:val="nil"/>
              <w:left w:val="nil"/>
              <w:bottom w:val="nil"/>
              <w:right w:val="nil"/>
            </w:tcBorders>
            <w:shd w:val="clear" w:color="000000" w:fill="FFFFFF"/>
            <w:noWrap/>
            <w:vAlign w:val="bottom"/>
            <w:hideMark/>
          </w:tcPr>
          <w:p w14:paraId="10740667" w14:textId="4E93047F"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5.4</w:t>
            </w:r>
          </w:p>
        </w:tc>
        <w:tc>
          <w:tcPr>
            <w:tcW w:w="760" w:type="dxa"/>
            <w:tcBorders>
              <w:top w:val="nil"/>
              <w:left w:val="nil"/>
              <w:bottom w:val="nil"/>
              <w:right w:val="nil"/>
            </w:tcBorders>
            <w:shd w:val="clear" w:color="000000" w:fill="FFFFFF"/>
            <w:noWrap/>
            <w:vAlign w:val="bottom"/>
            <w:hideMark/>
          </w:tcPr>
          <w:p w14:paraId="4E266892" w14:textId="6BC264A2"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5.5</w:t>
            </w:r>
          </w:p>
        </w:tc>
      </w:tr>
      <w:tr w:rsidR="00CE7196" w:rsidRPr="00D06ED7" w14:paraId="7D222DE1" w14:textId="77777777" w:rsidTr="004052DB">
        <w:trPr>
          <w:trHeight w:val="290"/>
        </w:trPr>
        <w:tc>
          <w:tcPr>
            <w:tcW w:w="1300" w:type="dxa"/>
            <w:tcBorders>
              <w:top w:val="nil"/>
              <w:left w:val="nil"/>
              <w:bottom w:val="nil"/>
              <w:right w:val="nil"/>
            </w:tcBorders>
            <w:shd w:val="clear" w:color="000000" w:fill="FFFFFF"/>
            <w:noWrap/>
            <w:vAlign w:val="bottom"/>
            <w:hideMark/>
          </w:tcPr>
          <w:p w14:paraId="6E68D71F"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1820" w:type="dxa"/>
            <w:tcBorders>
              <w:top w:val="nil"/>
              <w:left w:val="nil"/>
              <w:bottom w:val="nil"/>
              <w:right w:val="nil"/>
            </w:tcBorders>
            <w:shd w:val="clear" w:color="000000" w:fill="FFFFFF"/>
            <w:noWrap/>
            <w:vAlign w:val="bottom"/>
            <w:hideMark/>
          </w:tcPr>
          <w:p w14:paraId="4711B826"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660" w:type="dxa"/>
            <w:tcBorders>
              <w:top w:val="nil"/>
              <w:left w:val="nil"/>
              <w:bottom w:val="nil"/>
              <w:right w:val="nil"/>
            </w:tcBorders>
            <w:shd w:val="clear" w:color="000000" w:fill="FFFFFF"/>
            <w:noWrap/>
            <w:vAlign w:val="bottom"/>
            <w:hideMark/>
          </w:tcPr>
          <w:p w14:paraId="0DD25543" w14:textId="38006338" w:rsidR="00CE7196" w:rsidRPr="00D06ED7" w:rsidRDefault="00CE7196" w:rsidP="00CE7196">
            <w:pPr>
              <w:spacing w:after="0" w:line="240" w:lineRule="auto"/>
              <w:rPr>
                <w:rFonts w:ascii="Calibri" w:eastAsia="Times New Roman" w:hAnsi="Calibri" w:cs="Calibri"/>
                <w:color w:val="000000"/>
              </w:rPr>
            </w:pPr>
            <w:r>
              <w:rPr>
                <w:rFonts w:ascii="Calibri" w:hAnsi="Calibri" w:cs="Calibri"/>
                <w:color w:val="000000"/>
              </w:rPr>
              <w:t> </w:t>
            </w:r>
          </w:p>
        </w:tc>
        <w:tc>
          <w:tcPr>
            <w:tcW w:w="960" w:type="dxa"/>
            <w:tcBorders>
              <w:top w:val="nil"/>
              <w:left w:val="nil"/>
              <w:bottom w:val="nil"/>
              <w:right w:val="nil"/>
            </w:tcBorders>
            <w:shd w:val="clear" w:color="000000" w:fill="FFFFFF"/>
            <w:noWrap/>
            <w:vAlign w:val="bottom"/>
            <w:hideMark/>
          </w:tcPr>
          <w:p w14:paraId="591D9B71" w14:textId="34C65BE1" w:rsidR="00CE7196" w:rsidRPr="00D06ED7" w:rsidRDefault="00CE7196" w:rsidP="00CE7196">
            <w:pPr>
              <w:spacing w:after="0" w:line="240" w:lineRule="auto"/>
              <w:rPr>
                <w:rFonts w:ascii="Calibri" w:eastAsia="Times New Roman" w:hAnsi="Calibri" w:cs="Calibri"/>
                <w:color w:val="000000"/>
              </w:rPr>
            </w:pPr>
            <w:r>
              <w:rPr>
                <w:rFonts w:ascii="Calibri" w:hAnsi="Calibri" w:cs="Calibri"/>
                <w:color w:val="000000"/>
              </w:rPr>
              <w:t> </w:t>
            </w:r>
          </w:p>
        </w:tc>
        <w:tc>
          <w:tcPr>
            <w:tcW w:w="840" w:type="dxa"/>
            <w:tcBorders>
              <w:top w:val="nil"/>
              <w:left w:val="nil"/>
              <w:bottom w:val="nil"/>
              <w:right w:val="nil"/>
            </w:tcBorders>
            <w:shd w:val="clear" w:color="000000" w:fill="FFFFFF"/>
            <w:noWrap/>
            <w:vAlign w:val="bottom"/>
            <w:hideMark/>
          </w:tcPr>
          <w:p w14:paraId="5FE12F6A" w14:textId="2A9A1547" w:rsidR="00CE7196" w:rsidRPr="00D06ED7" w:rsidRDefault="00CE7196" w:rsidP="00CE7196">
            <w:pPr>
              <w:spacing w:after="0" w:line="240" w:lineRule="auto"/>
              <w:rPr>
                <w:rFonts w:ascii="Calibri" w:eastAsia="Times New Roman" w:hAnsi="Calibri" w:cs="Calibri"/>
                <w:color w:val="000000"/>
              </w:rPr>
            </w:pPr>
            <w:r>
              <w:rPr>
                <w:rFonts w:ascii="Calibri" w:hAnsi="Calibri" w:cs="Calibri"/>
                <w:color w:val="000000"/>
              </w:rPr>
              <w:t> </w:t>
            </w:r>
          </w:p>
        </w:tc>
        <w:tc>
          <w:tcPr>
            <w:tcW w:w="901" w:type="dxa"/>
            <w:tcBorders>
              <w:top w:val="nil"/>
              <w:left w:val="nil"/>
              <w:bottom w:val="nil"/>
              <w:right w:val="nil"/>
            </w:tcBorders>
            <w:shd w:val="clear" w:color="000000" w:fill="FFFFFF"/>
            <w:noWrap/>
            <w:vAlign w:val="bottom"/>
            <w:hideMark/>
          </w:tcPr>
          <w:p w14:paraId="5CE4EEE4" w14:textId="4D7ACCC0" w:rsidR="00CE7196" w:rsidRPr="00D06ED7" w:rsidRDefault="00CE7196" w:rsidP="00CE7196">
            <w:pPr>
              <w:spacing w:after="0" w:line="240" w:lineRule="auto"/>
              <w:rPr>
                <w:rFonts w:ascii="Calibri" w:eastAsia="Times New Roman" w:hAnsi="Calibri" w:cs="Calibri"/>
                <w:color w:val="000000"/>
              </w:rPr>
            </w:pPr>
            <w:r>
              <w:rPr>
                <w:rFonts w:ascii="Calibri" w:hAnsi="Calibri" w:cs="Calibri"/>
                <w:color w:val="000000"/>
              </w:rPr>
              <w:t> </w:t>
            </w:r>
          </w:p>
        </w:tc>
        <w:tc>
          <w:tcPr>
            <w:tcW w:w="920" w:type="dxa"/>
            <w:tcBorders>
              <w:top w:val="nil"/>
              <w:left w:val="nil"/>
              <w:bottom w:val="nil"/>
              <w:right w:val="nil"/>
            </w:tcBorders>
            <w:shd w:val="clear" w:color="000000" w:fill="FFFFFF"/>
            <w:noWrap/>
            <w:vAlign w:val="bottom"/>
            <w:hideMark/>
          </w:tcPr>
          <w:p w14:paraId="55AD848F" w14:textId="57C2EE75" w:rsidR="00CE7196" w:rsidRPr="00D06ED7" w:rsidRDefault="00CE7196" w:rsidP="00CE7196">
            <w:pPr>
              <w:spacing w:after="0" w:line="240" w:lineRule="auto"/>
              <w:rPr>
                <w:rFonts w:ascii="Calibri" w:eastAsia="Times New Roman" w:hAnsi="Calibri" w:cs="Calibri"/>
                <w:color w:val="000000"/>
              </w:rPr>
            </w:pPr>
            <w:r>
              <w:rPr>
                <w:rFonts w:ascii="Calibri" w:hAnsi="Calibri" w:cs="Calibri"/>
                <w:color w:val="000000"/>
              </w:rPr>
              <w:t> </w:t>
            </w:r>
          </w:p>
        </w:tc>
        <w:tc>
          <w:tcPr>
            <w:tcW w:w="820" w:type="dxa"/>
            <w:tcBorders>
              <w:top w:val="nil"/>
              <w:left w:val="nil"/>
              <w:bottom w:val="nil"/>
              <w:right w:val="nil"/>
            </w:tcBorders>
            <w:shd w:val="clear" w:color="000000" w:fill="FFFFFF"/>
            <w:noWrap/>
            <w:vAlign w:val="bottom"/>
            <w:hideMark/>
          </w:tcPr>
          <w:p w14:paraId="7CC332B8" w14:textId="5FAB4903" w:rsidR="00CE7196" w:rsidRPr="00D06ED7" w:rsidRDefault="00CE7196" w:rsidP="00CE7196">
            <w:pPr>
              <w:spacing w:after="0" w:line="240" w:lineRule="auto"/>
              <w:rPr>
                <w:rFonts w:ascii="Calibri" w:eastAsia="Times New Roman" w:hAnsi="Calibri" w:cs="Calibri"/>
                <w:color w:val="000000"/>
              </w:rPr>
            </w:pPr>
            <w:r>
              <w:rPr>
                <w:rFonts w:ascii="Calibri" w:hAnsi="Calibri" w:cs="Calibri"/>
                <w:color w:val="000000"/>
              </w:rPr>
              <w:t> </w:t>
            </w:r>
          </w:p>
        </w:tc>
        <w:tc>
          <w:tcPr>
            <w:tcW w:w="780" w:type="dxa"/>
            <w:tcBorders>
              <w:top w:val="nil"/>
              <w:left w:val="nil"/>
              <w:bottom w:val="nil"/>
              <w:right w:val="nil"/>
            </w:tcBorders>
            <w:shd w:val="clear" w:color="000000" w:fill="FFFFFF"/>
            <w:noWrap/>
            <w:vAlign w:val="bottom"/>
            <w:hideMark/>
          </w:tcPr>
          <w:p w14:paraId="677DB5B3" w14:textId="7523C14C" w:rsidR="00CE7196" w:rsidRPr="00D06ED7" w:rsidRDefault="00CE7196" w:rsidP="00CE7196">
            <w:pPr>
              <w:spacing w:after="0" w:line="240" w:lineRule="auto"/>
              <w:rPr>
                <w:rFonts w:ascii="Calibri" w:eastAsia="Times New Roman" w:hAnsi="Calibri" w:cs="Calibri"/>
                <w:color w:val="000000"/>
              </w:rPr>
            </w:pPr>
            <w:r>
              <w:rPr>
                <w:rFonts w:ascii="Calibri" w:hAnsi="Calibri" w:cs="Calibri"/>
                <w:color w:val="000000"/>
              </w:rPr>
              <w:t> </w:t>
            </w:r>
          </w:p>
        </w:tc>
        <w:tc>
          <w:tcPr>
            <w:tcW w:w="760" w:type="dxa"/>
            <w:tcBorders>
              <w:top w:val="nil"/>
              <w:left w:val="nil"/>
              <w:bottom w:val="nil"/>
              <w:right w:val="nil"/>
            </w:tcBorders>
            <w:shd w:val="clear" w:color="000000" w:fill="FFFFFF"/>
            <w:noWrap/>
            <w:vAlign w:val="bottom"/>
            <w:hideMark/>
          </w:tcPr>
          <w:p w14:paraId="5CB093C7" w14:textId="6EB9C3C6" w:rsidR="00CE7196" w:rsidRPr="00D06ED7" w:rsidRDefault="00CE7196" w:rsidP="00CE7196">
            <w:pPr>
              <w:spacing w:after="0" w:line="240" w:lineRule="auto"/>
              <w:rPr>
                <w:rFonts w:ascii="Calibri" w:eastAsia="Times New Roman" w:hAnsi="Calibri" w:cs="Calibri"/>
                <w:color w:val="000000"/>
              </w:rPr>
            </w:pPr>
            <w:r>
              <w:rPr>
                <w:rFonts w:ascii="Calibri" w:hAnsi="Calibri" w:cs="Calibri"/>
                <w:color w:val="000000"/>
              </w:rPr>
              <w:t> </w:t>
            </w:r>
          </w:p>
        </w:tc>
      </w:tr>
      <w:tr w:rsidR="00CE7196" w:rsidRPr="00D06ED7" w14:paraId="103BC9DB" w14:textId="77777777" w:rsidTr="004052DB">
        <w:trPr>
          <w:trHeight w:val="290"/>
        </w:trPr>
        <w:tc>
          <w:tcPr>
            <w:tcW w:w="1300" w:type="dxa"/>
            <w:tcBorders>
              <w:top w:val="nil"/>
              <w:left w:val="nil"/>
              <w:bottom w:val="nil"/>
              <w:right w:val="nil"/>
            </w:tcBorders>
            <w:shd w:val="clear" w:color="000000" w:fill="FFFFFF"/>
            <w:noWrap/>
            <w:vAlign w:val="bottom"/>
            <w:hideMark/>
          </w:tcPr>
          <w:p w14:paraId="234702DB"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Total share</w:t>
            </w:r>
          </w:p>
        </w:tc>
        <w:tc>
          <w:tcPr>
            <w:tcW w:w="1820" w:type="dxa"/>
            <w:tcBorders>
              <w:top w:val="nil"/>
              <w:left w:val="nil"/>
              <w:bottom w:val="nil"/>
              <w:right w:val="nil"/>
            </w:tcBorders>
            <w:shd w:val="clear" w:color="000000" w:fill="FFFFFF"/>
            <w:noWrap/>
            <w:vAlign w:val="bottom"/>
            <w:hideMark/>
          </w:tcPr>
          <w:p w14:paraId="7645579C"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All countries</w:t>
            </w:r>
          </w:p>
        </w:tc>
        <w:tc>
          <w:tcPr>
            <w:tcW w:w="660" w:type="dxa"/>
            <w:tcBorders>
              <w:top w:val="nil"/>
              <w:left w:val="nil"/>
              <w:bottom w:val="nil"/>
              <w:right w:val="nil"/>
            </w:tcBorders>
            <w:shd w:val="clear" w:color="000000" w:fill="FFFFFF"/>
            <w:noWrap/>
            <w:vAlign w:val="bottom"/>
            <w:hideMark/>
          </w:tcPr>
          <w:p w14:paraId="5D3EE385" w14:textId="5E4ADF5C"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164</w:t>
            </w:r>
          </w:p>
        </w:tc>
        <w:tc>
          <w:tcPr>
            <w:tcW w:w="960" w:type="dxa"/>
            <w:tcBorders>
              <w:top w:val="nil"/>
              <w:left w:val="nil"/>
              <w:bottom w:val="nil"/>
              <w:right w:val="nil"/>
            </w:tcBorders>
            <w:shd w:val="clear" w:color="000000" w:fill="FFFFFF"/>
            <w:noWrap/>
            <w:vAlign w:val="bottom"/>
            <w:hideMark/>
          </w:tcPr>
          <w:p w14:paraId="50AB5C3A" w14:textId="1A2575B6"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1.8</w:t>
            </w:r>
          </w:p>
        </w:tc>
        <w:tc>
          <w:tcPr>
            <w:tcW w:w="840" w:type="dxa"/>
            <w:tcBorders>
              <w:top w:val="nil"/>
              <w:left w:val="nil"/>
              <w:bottom w:val="nil"/>
              <w:right w:val="nil"/>
            </w:tcBorders>
            <w:shd w:val="clear" w:color="000000" w:fill="FFFFFF"/>
            <w:noWrap/>
            <w:vAlign w:val="bottom"/>
            <w:hideMark/>
          </w:tcPr>
          <w:p w14:paraId="58FE0106" w14:textId="6220E29D"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6.6</w:t>
            </w:r>
          </w:p>
        </w:tc>
        <w:tc>
          <w:tcPr>
            <w:tcW w:w="901" w:type="dxa"/>
            <w:tcBorders>
              <w:top w:val="nil"/>
              <w:left w:val="nil"/>
              <w:bottom w:val="nil"/>
              <w:right w:val="nil"/>
            </w:tcBorders>
            <w:shd w:val="clear" w:color="000000" w:fill="FFFFFF"/>
            <w:noWrap/>
            <w:vAlign w:val="bottom"/>
            <w:hideMark/>
          </w:tcPr>
          <w:p w14:paraId="237A28DC" w14:textId="4EF76D8C"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9.6</w:t>
            </w:r>
          </w:p>
        </w:tc>
        <w:tc>
          <w:tcPr>
            <w:tcW w:w="920" w:type="dxa"/>
            <w:tcBorders>
              <w:top w:val="nil"/>
              <w:left w:val="nil"/>
              <w:bottom w:val="nil"/>
              <w:right w:val="nil"/>
            </w:tcBorders>
            <w:shd w:val="clear" w:color="000000" w:fill="FFFFFF"/>
            <w:noWrap/>
            <w:vAlign w:val="bottom"/>
            <w:hideMark/>
          </w:tcPr>
          <w:p w14:paraId="207E460F" w14:textId="7942CDBB"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15.7</w:t>
            </w:r>
          </w:p>
        </w:tc>
        <w:tc>
          <w:tcPr>
            <w:tcW w:w="820" w:type="dxa"/>
            <w:tcBorders>
              <w:top w:val="nil"/>
              <w:left w:val="nil"/>
              <w:bottom w:val="nil"/>
              <w:right w:val="nil"/>
            </w:tcBorders>
            <w:shd w:val="clear" w:color="000000" w:fill="FFFFFF"/>
            <w:noWrap/>
            <w:vAlign w:val="bottom"/>
            <w:hideMark/>
          </w:tcPr>
          <w:p w14:paraId="27526187" w14:textId="0B6F5F08"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87.5</w:t>
            </w:r>
          </w:p>
        </w:tc>
        <w:tc>
          <w:tcPr>
            <w:tcW w:w="780" w:type="dxa"/>
            <w:tcBorders>
              <w:top w:val="nil"/>
              <w:left w:val="nil"/>
              <w:bottom w:val="nil"/>
              <w:right w:val="nil"/>
            </w:tcBorders>
            <w:shd w:val="clear" w:color="000000" w:fill="FFFFFF"/>
            <w:noWrap/>
            <w:vAlign w:val="bottom"/>
            <w:hideMark/>
          </w:tcPr>
          <w:p w14:paraId="1E7434BD" w14:textId="1502F937"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13.9</w:t>
            </w:r>
          </w:p>
        </w:tc>
        <w:tc>
          <w:tcPr>
            <w:tcW w:w="760" w:type="dxa"/>
            <w:tcBorders>
              <w:top w:val="nil"/>
              <w:left w:val="nil"/>
              <w:bottom w:val="nil"/>
              <w:right w:val="nil"/>
            </w:tcBorders>
            <w:shd w:val="clear" w:color="000000" w:fill="FFFFFF"/>
            <w:noWrap/>
            <w:vAlign w:val="bottom"/>
            <w:hideMark/>
          </w:tcPr>
          <w:p w14:paraId="6B17EF14" w14:textId="06767EFF"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13.0</w:t>
            </w:r>
          </w:p>
        </w:tc>
      </w:tr>
      <w:tr w:rsidR="00CE7196" w:rsidRPr="00D06ED7" w14:paraId="409D5BE5" w14:textId="77777777" w:rsidTr="004052DB">
        <w:trPr>
          <w:trHeight w:val="290"/>
        </w:trPr>
        <w:tc>
          <w:tcPr>
            <w:tcW w:w="1300" w:type="dxa"/>
            <w:tcBorders>
              <w:top w:val="nil"/>
              <w:left w:val="nil"/>
              <w:bottom w:val="nil"/>
              <w:right w:val="nil"/>
            </w:tcBorders>
            <w:shd w:val="clear" w:color="000000" w:fill="FFFFFF"/>
            <w:noWrap/>
            <w:vAlign w:val="bottom"/>
            <w:hideMark/>
          </w:tcPr>
          <w:p w14:paraId="60BB8623"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Total share</w:t>
            </w:r>
          </w:p>
        </w:tc>
        <w:tc>
          <w:tcPr>
            <w:tcW w:w="1820" w:type="dxa"/>
            <w:tcBorders>
              <w:top w:val="nil"/>
              <w:left w:val="nil"/>
              <w:bottom w:val="nil"/>
              <w:right w:val="nil"/>
            </w:tcBorders>
            <w:shd w:val="clear" w:color="000000" w:fill="FFFFFF"/>
            <w:noWrap/>
            <w:vAlign w:val="bottom"/>
            <w:hideMark/>
          </w:tcPr>
          <w:p w14:paraId="1515D3AB"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Adv. Ec.</w:t>
            </w:r>
          </w:p>
        </w:tc>
        <w:tc>
          <w:tcPr>
            <w:tcW w:w="660" w:type="dxa"/>
            <w:tcBorders>
              <w:top w:val="nil"/>
              <w:left w:val="nil"/>
              <w:bottom w:val="nil"/>
              <w:right w:val="nil"/>
            </w:tcBorders>
            <w:shd w:val="clear" w:color="000000" w:fill="FFFFFF"/>
            <w:noWrap/>
            <w:vAlign w:val="bottom"/>
            <w:hideMark/>
          </w:tcPr>
          <w:p w14:paraId="016610A1" w14:textId="096F05C3"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w:t>
            </w:r>
            <w:r w:rsidR="000C4191">
              <w:rPr>
                <w:rFonts w:ascii="Calibri" w:hAnsi="Calibri" w:cs="Calibri"/>
                <w:color w:val="000000"/>
              </w:rPr>
              <w:t>5</w:t>
            </w:r>
          </w:p>
        </w:tc>
        <w:tc>
          <w:tcPr>
            <w:tcW w:w="960" w:type="dxa"/>
            <w:tcBorders>
              <w:top w:val="nil"/>
              <w:left w:val="nil"/>
              <w:bottom w:val="nil"/>
              <w:right w:val="nil"/>
            </w:tcBorders>
            <w:shd w:val="clear" w:color="000000" w:fill="FFFFFF"/>
            <w:noWrap/>
            <w:vAlign w:val="bottom"/>
            <w:hideMark/>
          </w:tcPr>
          <w:p w14:paraId="4398AB3B" w14:textId="0C8E49AF"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4.4</w:t>
            </w:r>
          </w:p>
        </w:tc>
        <w:tc>
          <w:tcPr>
            <w:tcW w:w="840" w:type="dxa"/>
            <w:tcBorders>
              <w:top w:val="nil"/>
              <w:left w:val="nil"/>
              <w:bottom w:val="nil"/>
              <w:right w:val="nil"/>
            </w:tcBorders>
            <w:shd w:val="clear" w:color="000000" w:fill="FFFFFF"/>
            <w:noWrap/>
            <w:vAlign w:val="bottom"/>
            <w:hideMark/>
          </w:tcPr>
          <w:p w14:paraId="52EDDFDC" w14:textId="1BFAA58C"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6.5</w:t>
            </w:r>
          </w:p>
        </w:tc>
        <w:tc>
          <w:tcPr>
            <w:tcW w:w="901" w:type="dxa"/>
            <w:tcBorders>
              <w:top w:val="nil"/>
              <w:left w:val="nil"/>
              <w:bottom w:val="nil"/>
              <w:right w:val="nil"/>
            </w:tcBorders>
            <w:shd w:val="clear" w:color="000000" w:fill="FFFFFF"/>
            <w:noWrap/>
            <w:vAlign w:val="bottom"/>
            <w:hideMark/>
          </w:tcPr>
          <w:p w14:paraId="0AB1CFAB" w14:textId="16058990"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9.3</w:t>
            </w:r>
          </w:p>
        </w:tc>
        <w:tc>
          <w:tcPr>
            <w:tcW w:w="920" w:type="dxa"/>
            <w:tcBorders>
              <w:top w:val="nil"/>
              <w:left w:val="nil"/>
              <w:bottom w:val="nil"/>
              <w:right w:val="nil"/>
            </w:tcBorders>
            <w:shd w:val="clear" w:color="000000" w:fill="FFFFFF"/>
            <w:noWrap/>
            <w:vAlign w:val="bottom"/>
            <w:hideMark/>
          </w:tcPr>
          <w:p w14:paraId="6278974E" w14:textId="25082EA9"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14.8</w:t>
            </w:r>
          </w:p>
        </w:tc>
        <w:tc>
          <w:tcPr>
            <w:tcW w:w="820" w:type="dxa"/>
            <w:tcBorders>
              <w:top w:val="nil"/>
              <w:left w:val="nil"/>
              <w:bottom w:val="nil"/>
              <w:right w:val="nil"/>
            </w:tcBorders>
            <w:shd w:val="clear" w:color="000000" w:fill="FFFFFF"/>
            <w:noWrap/>
            <w:vAlign w:val="bottom"/>
            <w:hideMark/>
          </w:tcPr>
          <w:p w14:paraId="4751706A" w14:textId="0E32F271"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33.8</w:t>
            </w:r>
          </w:p>
        </w:tc>
        <w:tc>
          <w:tcPr>
            <w:tcW w:w="780" w:type="dxa"/>
            <w:tcBorders>
              <w:top w:val="nil"/>
              <w:left w:val="nil"/>
              <w:bottom w:val="nil"/>
              <w:right w:val="nil"/>
            </w:tcBorders>
            <w:shd w:val="clear" w:color="000000" w:fill="FFFFFF"/>
            <w:noWrap/>
            <w:vAlign w:val="bottom"/>
            <w:hideMark/>
          </w:tcPr>
          <w:p w14:paraId="1A526DA0" w14:textId="2E8C06D5"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11.4</w:t>
            </w:r>
          </w:p>
        </w:tc>
        <w:tc>
          <w:tcPr>
            <w:tcW w:w="760" w:type="dxa"/>
            <w:tcBorders>
              <w:top w:val="nil"/>
              <w:left w:val="nil"/>
              <w:bottom w:val="nil"/>
              <w:right w:val="nil"/>
            </w:tcBorders>
            <w:shd w:val="clear" w:color="000000" w:fill="FFFFFF"/>
            <w:noWrap/>
            <w:vAlign w:val="bottom"/>
            <w:hideMark/>
          </w:tcPr>
          <w:p w14:paraId="674441CE" w14:textId="050F875E"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6.6</w:t>
            </w:r>
          </w:p>
        </w:tc>
      </w:tr>
      <w:tr w:rsidR="00CE7196" w:rsidRPr="00D06ED7" w14:paraId="4A5C398F" w14:textId="77777777" w:rsidTr="004052DB">
        <w:trPr>
          <w:trHeight w:val="290"/>
        </w:trPr>
        <w:tc>
          <w:tcPr>
            <w:tcW w:w="1300" w:type="dxa"/>
            <w:tcBorders>
              <w:top w:val="nil"/>
              <w:left w:val="nil"/>
              <w:bottom w:val="nil"/>
              <w:right w:val="nil"/>
            </w:tcBorders>
            <w:shd w:val="clear" w:color="000000" w:fill="FFFFFF"/>
            <w:noWrap/>
            <w:vAlign w:val="bottom"/>
            <w:hideMark/>
          </w:tcPr>
          <w:p w14:paraId="6FDB34C8"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Total share</w:t>
            </w:r>
          </w:p>
        </w:tc>
        <w:tc>
          <w:tcPr>
            <w:tcW w:w="1820" w:type="dxa"/>
            <w:tcBorders>
              <w:top w:val="nil"/>
              <w:left w:val="nil"/>
              <w:bottom w:val="nil"/>
              <w:right w:val="nil"/>
            </w:tcBorders>
            <w:shd w:val="clear" w:color="000000" w:fill="FFFFFF"/>
            <w:noWrap/>
            <w:vAlign w:val="bottom"/>
            <w:hideMark/>
          </w:tcPr>
          <w:p w14:paraId="4784DFA1" w14:textId="77777777" w:rsidR="00CE7196" w:rsidRPr="00D06ED7" w:rsidRDefault="00CE7196" w:rsidP="00CE7196">
            <w:pPr>
              <w:spacing w:after="0" w:line="240" w:lineRule="auto"/>
              <w:rPr>
                <w:rFonts w:ascii="Calibri" w:eastAsia="Times New Roman" w:hAnsi="Calibri" w:cs="Calibri"/>
                <w:color w:val="000000"/>
              </w:rPr>
            </w:pPr>
            <w:r w:rsidRPr="00D06ED7">
              <w:rPr>
                <w:rFonts w:ascii="Calibri" w:eastAsia="Times New Roman" w:hAnsi="Calibri" w:cs="Calibri"/>
                <w:color w:val="000000"/>
              </w:rPr>
              <w:t>Emg. and Dev. Ec.</w:t>
            </w:r>
          </w:p>
        </w:tc>
        <w:tc>
          <w:tcPr>
            <w:tcW w:w="660" w:type="dxa"/>
            <w:tcBorders>
              <w:top w:val="nil"/>
              <w:left w:val="nil"/>
              <w:bottom w:val="nil"/>
              <w:right w:val="nil"/>
            </w:tcBorders>
            <w:shd w:val="clear" w:color="000000" w:fill="FFFFFF"/>
            <w:noWrap/>
            <w:vAlign w:val="bottom"/>
            <w:hideMark/>
          </w:tcPr>
          <w:p w14:paraId="4F8410CF" w14:textId="4C209F22"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12</w:t>
            </w:r>
            <w:r w:rsidR="000C4191">
              <w:rPr>
                <w:rFonts w:ascii="Calibri" w:hAnsi="Calibri" w:cs="Calibri"/>
                <w:color w:val="000000"/>
              </w:rPr>
              <w:t>9</w:t>
            </w:r>
          </w:p>
        </w:tc>
        <w:tc>
          <w:tcPr>
            <w:tcW w:w="960" w:type="dxa"/>
            <w:tcBorders>
              <w:top w:val="nil"/>
              <w:left w:val="nil"/>
              <w:bottom w:val="nil"/>
              <w:right w:val="nil"/>
            </w:tcBorders>
            <w:shd w:val="clear" w:color="000000" w:fill="FFFFFF"/>
            <w:noWrap/>
            <w:vAlign w:val="bottom"/>
            <w:hideMark/>
          </w:tcPr>
          <w:p w14:paraId="1885AF91" w14:textId="794B5754"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1.8</w:t>
            </w:r>
          </w:p>
        </w:tc>
        <w:tc>
          <w:tcPr>
            <w:tcW w:w="840" w:type="dxa"/>
            <w:tcBorders>
              <w:top w:val="nil"/>
              <w:left w:val="nil"/>
              <w:bottom w:val="nil"/>
              <w:right w:val="nil"/>
            </w:tcBorders>
            <w:shd w:val="clear" w:color="000000" w:fill="FFFFFF"/>
            <w:noWrap/>
            <w:vAlign w:val="bottom"/>
            <w:hideMark/>
          </w:tcPr>
          <w:p w14:paraId="5BAD0366" w14:textId="05B25F3B"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6.6</w:t>
            </w:r>
          </w:p>
        </w:tc>
        <w:tc>
          <w:tcPr>
            <w:tcW w:w="901" w:type="dxa"/>
            <w:tcBorders>
              <w:top w:val="nil"/>
              <w:left w:val="nil"/>
              <w:bottom w:val="nil"/>
              <w:right w:val="nil"/>
            </w:tcBorders>
            <w:shd w:val="clear" w:color="000000" w:fill="FFFFFF"/>
            <w:noWrap/>
            <w:vAlign w:val="bottom"/>
            <w:hideMark/>
          </w:tcPr>
          <w:p w14:paraId="176842F6" w14:textId="2E32DAE1"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9.7</w:t>
            </w:r>
          </w:p>
        </w:tc>
        <w:tc>
          <w:tcPr>
            <w:tcW w:w="920" w:type="dxa"/>
            <w:tcBorders>
              <w:top w:val="nil"/>
              <w:left w:val="nil"/>
              <w:bottom w:val="nil"/>
              <w:right w:val="nil"/>
            </w:tcBorders>
            <w:shd w:val="clear" w:color="000000" w:fill="FFFFFF"/>
            <w:noWrap/>
            <w:vAlign w:val="bottom"/>
            <w:hideMark/>
          </w:tcPr>
          <w:p w14:paraId="15DDA838" w14:textId="5931106E"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16.1</w:t>
            </w:r>
          </w:p>
        </w:tc>
        <w:tc>
          <w:tcPr>
            <w:tcW w:w="820" w:type="dxa"/>
            <w:tcBorders>
              <w:top w:val="nil"/>
              <w:left w:val="nil"/>
              <w:bottom w:val="nil"/>
              <w:right w:val="nil"/>
            </w:tcBorders>
            <w:shd w:val="clear" w:color="000000" w:fill="FFFFFF"/>
            <w:noWrap/>
            <w:vAlign w:val="bottom"/>
            <w:hideMark/>
          </w:tcPr>
          <w:p w14:paraId="738B1F71" w14:textId="031F949C"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87.5</w:t>
            </w:r>
          </w:p>
        </w:tc>
        <w:tc>
          <w:tcPr>
            <w:tcW w:w="780" w:type="dxa"/>
            <w:tcBorders>
              <w:top w:val="nil"/>
              <w:left w:val="nil"/>
              <w:bottom w:val="nil"/>
              <w:right w:val="nil"/>
            </w:tcBorders>
            <w:shd w:val="clear" w:color="000000" w:fill="FFFFFF"/>
            <w:noWrap/>
            <w:vAlign w:val="bottom"/>
            <w:hideMark/>
          </w:tcPr>
          <w:p w14:paraId="3B422D9C" w14:textId="02127D09"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14.6</w:t>
            </w:r>
          </w:p>
        </w:tc>
        <w:tc>
          <w:tcPr>
            <w:tcW w:w="760" w:type="dxa"/>
            <w:tcBorders>
              <w:top w:val="nil"/>
              <w:left w:val="nil"/>
              <w:bottom w:val="nil"/>
              <w:right w:val="nil"/>
            </w:tcBorders>
            <w:shd w:val="clear" w:color="000000" w:fill="FFFFFF"/>
            <w:noWrap/>
            <w:vAlign w:val="bottom"/>
            <w:hideMark/>
          </w:tcPr>
          <w:p w14:paraId="74DC8160" w14:textId="0E26BA15" w:rsidR="00CE7196" w:rsidRPr="00D06ED7" w:rsidRDefault="00CE7196" w:rsidP="00CE7196">
            <w:pPr>
              <w:spacing w:after="0" w:line="240" w:lineRule="auto"/>
              <w:jc w:val="right"/>
              <w:rPr>
                <w:rFonts w:ascii="Calibri" w:eastAsia="Times New Roman" w:hAnsi="Calibri" w:cs="Calibri"/>
                <w:color w:val="000000"/>
              </w:rPr>
            </w:pPr>
            <w:r>
              <w:rPr>
                <w:rFonts w:ascii="Calibri" w:hAnsi="Calibri" w:cs="Calibri"/>
                <w:color w:val="000000"/>
              </w:rPr>
              <w:t>14.2</w:t>
            </w:r>
          </w:p>
        </w:tc>
      </w:tr>
    </w:tbl>
    <w:p w14:paraId="662486A9" w14:textId="71EFC352" w:rsidR="004052DB" w:rsidRDefault="004052DB" w:rsidP="00532F06"/>
    <w:p w14:paraId="1625026C" w14:textId="2B9CBE3B" w:rsidR="00532F06" w:rsidRDefault="00532F06" w:rsidP="00532F06">
      <w:r>
        <w:t xml:space="preserve">Source: </w:t>
      </w:r>
      <w:r w:rsidR="00CF02CF">
        <w:t xml:space="preserve">Author’s calculations based on data from the </w:t>
      </w:r>
      <w:r>
        <w:t>W</w:t>
      </w:r>
      <w:r w:rsidR="00CF02CF">
        <w:t>orld Travel and Tourism Council</w:t>
      </w:r>
      <w:r w:rsidR="00BA58FC">
        <w:t>.</w:t>
      </w:r>
    </w:p>
    <w:p w14:paraId="1B7EEE06" w14:textId="531CC325" w:rsidR="00807988" w:rsidRDefault="00807988" w:rsidP="00807988">
      <w:pPr>
        <w:pStyle w:val="ListParagraph"/>
        <w:numPr>
          <w:ilvl w:val="0"/>
          <w:numId w:val="1"/>
        </w:numPr>
        <w:jc w:val="center"/>
      </w:pPr>
      <w:r>
        <w:t>Growth Surprise in 2020</w:t>
      </w:r>
    </w:p>
    <w:tbl>
      <w:tblPr>
        <w:tblW w:w="8461" w:type="dxa"/>
        <w:jc w:val="center"/>
        <w:tblLook w:val="04A0" w:firstRow="1" w:lastRow="0" w:firstColumn="1" w:lastColumn="0" w:noHBand="0" w:noVBand="1"/>
      </w:tblPr>
      <w:tblGrid>
        <w:gridCol w:w="1820"/>
        <w:gridCol w:w="660"/>
        <w:gridCol w:w="960"/>
        <w:gridCol w:w="840"/>
        <w:gridCol w:w="901"/>
        <w:gridCol w:w="920"/>
        <w:gridCol w:w="820"/>
        <w:gridCol w:w="780"/>
        <w:gridCol w:w="760"/>
      </w:tblGrid>
      <w:tr w:rsidR="00152E7F" w:rsidRPr="00D06ED7" w14:paraId="09502A5D" w14:textId="77777777" w:rsidTr="00152E7F">
        <w:trPr>
          <w:trHeight w:val="710"/>
          <w:jc w:val="center"/>
        </w:trPr>
        <w:tc>
          <w:tcPr>
            <w:tcW w:w="1820" w:type="dxa"/>
            <w:tcBorders>
              <w:top w:val="nil"/>
              <w:left w:val="nil"/>
              <w:bottom w:val="nil"/>
              <w:right w:val="nil"/>
            </w:tcBorders>
            <w:shd w:val="clear" w:color="000000" w:fill="FFFFFF"/>
            <w:noWrap/>
            <w:vAlign w:val="bottom"/>
            <w:hideMark/>
          </w:tcPr>
          <w:p w14:paraId="2939BE76"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660" w:type="dxa"/>
            <w:tcBorders>
              <w:top w:val="nil"/>
              <w:left w:val="nil"/>
              <w:bottom w:val="nil"/>
              <w:right w:val="nil"/>
            </w:tcBorders>
            <w:shd w:val="clear" w:color="000000" w:fill="FFFFFF"/>
            <w:vAlign w:val="bottom"/>
            <w:hideMark/>
          </w:tcPr>
          <w:p w14:paraId="274C900F"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Obs.</w:t>
            </w:r>
          </w:p>
        </w:tc>
        <w:tc>
          <w:tcPr>
            <w:tcW w:w="960" w:type="dxa"/>
            <w:tcBorders>
              <w:top w:val="nil"/>
              <w:left w:val="nil"/>
              <w:bottom w:val="nil"/>
              <w:right w:val="nil"/>
            </w:tcBorders>
            <w:shd w:val="clear" w:color="000000" w:fill="FFFFFF"/>
            <w:vAlign w:val="bottom"/>
            <w:hideMark/>
          </w:tcPr>
          <w:p w14:paraId="3F3F4519" w14:textId="77777777" w:rsidR="00152E7F" w:rsidRPr="00D06ED7" w:rsidRDefault="00152E7F" w:rsidP="00D57E53">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Min</w:t>
            </w:r>
          </w:p>
        </w:tc>
        <w:tc>
          <w:tcPr>
            <w:tcW w:w="840" w:type="dxa"/>
            <w:tcBorders>
              <w:top w:val="nil"/>
              <w:left w:val="nil"/>
              <w:bottom w:val="nil"/>
              <w:right w:val="nil"/>
            </w:tcBorders>
            <w:shd w:val="clear" w:color="000000" w:fill="FFFFFF"/>
            <w:vAlign w:val="bottom"/>
            <w:hideMark/>
          </w:tcPr>
          <w:p w14:paraId="794AAC04" w14:textId="77777777" w:rsidR="00152E7F" w:rsidRPr="00D06ED7" w:rsidRDefault="00152E7F" w:rsidP="00D57E53">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25th perc.</w:t>
            </w:r>
          </w:p>
        </w:tc>
        <w:tc>
          <w:tcPr>
            <w:tcW w:w="901" w:type="dxa"/>
            <w:tcBorders>
              <w:top w:val="nil"/>
              <w:left w:val="nil"/>
              <w:bottom w:val="nil"/>
              <w:right w:val="nil"/>
            </w:tcBorders>
            <w:shd w:val="clear" w:color="000000" w:fill="FFFFFF"/>
            <w:vAlign w:val="bottom"/>
            <w:hideMark/>
          </w:tcPr>
          <w:p w14:paraId="40B610C9" w14:textId="77777777" w:rsidR="00152E7F" w:rsidRPr="00D06ED7" w:rsidRDefault="00152E7F" w:rsidP="00D57E53">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Median</w:t>
            </w:r>
          </w:p>
        </w:tc>
        <w:tc>
          <w:tcPr>
            <w:tcW w:w="920" w:type="dxa"/>
            <w:tcBorders>
              <w:top w:val="nil"/>
              <w:left w:val="nil"/>
              <w:bottom w:val="nil"/>
              <w:right w:val="nil"/>
            </w:tcBorders>
            <w:shd w:val="clear" w:color="000000" w:fill="FFFFFF"/>
            <w:vAlign w:val="bottom"/>
            <w:hideMark/>
          </w:tcPr>
          <w:p w14:paraId="23AEC843" w14:textId="77777777" w:rsidR="00152E7F" w:rsidRPr="00D06ED7" w:rsidRDefault="00152E7F" w:rsidP="00D57E53">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75th perc.</w:t>
            </w:r>
          </w:p>
        </w:tc>
        <w:tc>
          <w:tcPr>
            <w:tcW w:w="820" w:type="dxa"/>
            <w:tcBorders>
              <w:top w:val="nil"/>
              <w:left w:val="nil"/>
              <w:bottom w:val="nil"/>
              <w:right w:val="nil"/>
            </w:tcBorders>
            <w:shd w:val="clear" w:color="000000" w:fill="FFFFFF"/>
            <w:vAlign w:val="bottom"/>
            <w:hideMark/>
          </w:tcPr>
          <w:p w14:paraId="034572A2" w14:textId="77777777" w:rsidR="00152E7F" w:rsidRPr="00D06ED7" w:rsidRDefault="00152E7F" w:rsidP="00D57E53">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Max</w:t>
            </w:r>
          </w:p>
        </w:tc>
        <w:tc>
          <w:tcPr>
            <w:tcW w:w="780" w:type="dxa"/>
            <w:tcBorders>
              <w:top w:val="nil"/>
              <w:left w:val="nil"/>
              <w:bottom w:val="nil"/>
              <w:right w:val="nil"/>
            </w:tcBorders>
            <w:shd w:val="clear" w:color="000000" w:fill="FFFFFF"/>
            <w:vAlign w:val="bottom"/>
            <w:hideMark/>
          </w:tcPr>
          <w:p w14:paraId="1A4B5E7C" w14:textId="77777777" w:rsidR="00152E7F" w:rsidRPr="00D06ED7" w:rsidRDefault="00152E7F" w:rsidP="00D57E53">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Mean</w:t>
            </w:r>
          </w:p>
        </w:tc>
        <w:tc>
          <w:tcPr>
            <w:tcW w:w="760" w:type="dxa"/>
            <w:tcBorders>
              <w:top w:val="nil"/>
              <w:left w:val="nil"/>
              <w:bottom w:val="nil"/>
              <w:right w:val="nil"/>
            </w:tcBorders>
            <w:shd w:val="clear" w:color="000000" w:fill="FFFFFF"/>
            <w:vAlign w:val="bottom"/>
            <w:hideMark/>
          </w:tcPr>
          <w:p w14:paraId="58748647" w14:textId="77777777" w:rsidR="00152E7F" w:rsidRPr="00D06ED7" w:rsidRDefault="00152E7F" w:rsidP="00D57E53">
            <w:pPr>
              <w:spacing w:after="0" w:line="240" w:lineRule="auto"/>
              <w:jc w:val="right"/>
              <w:rPr>
                <w:rFonts w:ascii="Calibri" w:eastAsia="Times New Roman" w:hAnsi="Calibri" w:cs="Calibri"/>
                <w:color w:val="000000"/>
              </w:rPr>
            </w:pPr>
            <w:r w:rsidRPr="00D06ED7">
              <w:rPr>
                <w:rFonts w:ascii="Calibri" w:eastAsia="Times New Roman" w:hAnsi="Calibri" w:cs="Calibri"/>
                <w:color w:val="000000"/>
              </w:rPr>
              <w:t>Std. dev.</w:t>
            </w:r>
          </w:p>
        </w:tc>
      </w:tr>
      <w:tr w:rsidR="00152E7F" w:rsidRPr="00D06ED7" w14:paraId="5B120307" w14:textId="77777777" w:rsidTr="00152E7F">
        <w:trPr>
          <w:trHeight w:val="290"/>
          <w:jc w:val="center"/>
        </w:trPr>
        <w:tc>
          <w:tcPr>
            <w:tcW w:w="1820" w:type="dxa"/>
            <w:tcBorders>
              <w:top w:val="nil"/>
              <w:left w:val="nil"/>
              <w:bottom w:val="nil"/>
              <w:right w:val="nil"/>
            </w:tcBorders>
            <w:shd w:val="clear" w:color="000000" w:fill="FFFFFF"/>
            <w:noWrap/>
            <w:vAlign w:val="bottom"/>
            <w:hideMark/>
          </w:tcPr>
          <w:p w14:paraId="3B2E60EE"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660" w:type="dxa"/>
            <w:tcBorders>
              <w:top w:val="nil"/>
              <w:left w:val="nil"/>
              <w:bottom w:val="nil"/>
              <w:right w:val="nil"/>
            </w:tcBorders>
            <w:shd w:val="clear" w:color="000000" w:fill="FFFFFF"/>
            <w:noWrap/>
            <w:vAlign w:val="bottom"/>
            <w:hideMark/>
          </w:tcPr>
          <w:p w14:paraId="7D495250"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14:paraId="00E7CEB0"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840" w:type="dxa"/>
            <w:tcBorders>
              <w:top w:val="nil"/>
              <w:left w:val="nil"/>
              <w:bottom w:val="nil"/>
              <w:right w:val="nil"/>
            </w:tcBorders>
            <w:shd w:val="clear" w:color="000000" w:fill="FFFFFF"/>
            <w:noWrap/>
            <w:vAlign w:val="bottom"/>
            <w:hideMark/>
          </w:tcPr>
          <w:p w14:paraId="57F0E0B8"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901" w:type="dxa"/>
            <w:tcBorders>
              <w:top w:val="nil"/>
              <w:left w:val="nil"/>
              <w:bottom w:val="nil"/>
              <w:right w:val="nil"/>
            </w:tcBorders>
            <w:shd w:val="clear" w:color="000000" w:fill="FFFFFF"/>
            <w:noWrap/>
            <w:vAlign w:val="bottom"/>
            <w:hideMark/>
          </w:tcPr>
          <w:p w14:paraId="4EE9E82F"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920" w:type="dxa"/>
            <w:tcBorders>
              <w:top w:val="nil"/>
              <w:left w:val="nil"/>
              <w:bottom w:val="nil"/>
              <w:right w:val="nil"/>
            </w:tcBorders>
            <w:shd w:val="clear" w:color="000000" w:fill="FFFFFF"/>
            <w:noWrap/>
            <w:vAlign w:val="bottom"/>
            <w:hideMark/>
          </w:tcPr>
          <w:p w14:paraId="7E7D233E"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820" w:type="dxa"/>
            <w:tcBorders>
              <w:top w:val="nil"/>
              <w:left w:val="nil"/>
              <w:bottom w:val="nil"/>
              <w:right w:val="nil"/>
            </w:tcBorders>
            <w:shd w:val="clear" w:color="000000" w:fill="FFFFFF"/>
            <w:noWrap/>
            <w:vAlign w:val="bottom"/>
            <w:hideMark/>
          </w:tcPr>
          <w:p w14:paraId="21BE0F5D"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780" w:type="dxa"/>
            <w:tcBorders>
              <w:top w:val="nil"/>
              <w:left w:val="nil"/>
              <w:bottom w:val="nil"/>
              <w:right w:val="nil"/>
            </w:tcBorders>
            <w:shd w:val="clear" w:color="000000" w:fill="FFFFFF"/>
            <w:noWrap/>
            <w:vAlign w:val="bottom"/>
            <w:hideMark/>
          </w:tcPr>
          <w:p w14:paraId="136036C8"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c>
          <w:tcPr>
            <w:tcW w:w="760" w:type="dxa"/>
            <w:tcBorders>
              <w:top w:val="nil"/>
              <w:left w:val="nil"/>
              <w:bottom w:val="nil"/>
              <w:right w:val="nil"/>
            </w:tcBorders>
            <w:shd w:val="clear" w:color="000000" w:fill="FFFFFF"/>
            <w:noWrap/>
            <w:vAlign w:val="bottom"/>
            <w:hideMark/>
          </w:tcPr>
          <w:p w14:paraId="6D2261E2" w14:textId="77777777" w:rsidR="00152E7F" w:rsidRPr="00D06ED7" w:rsidRDefault="00152E7F" w:rsidP="00D57E53">
            <w:pPr>
              <w:spacing w:after="0" w:line="240" w:lineRule="auto"/>
              <w:rPr>
                <w:rFonts w:ascii="Calibri" w:eastAsia="Times New Roman" w:hAnsi="Calibri" w:cs="Calibri"/>
                <w:color w:val="000000"/>
              </w:rPr>
            </w:pPr>
            <w:r w:rsidRPr="00D06ED7">
              <w:rPr>
                <w:rFonts w:ascii="Calibri" w:eastAsia="Times New Roman" w:hAnsi="Calibri" w:cs="Calibri"/>
                <w:color w:val="000000"/>
              </w:rPr>
              <w:t> </w:t>
            </w:r>
          </w:p>
        </w:tc>
      </w:tr>
      <w:tr w:rsidR="00180CE0" w:rsidRPr="00D06ED7" w14:paraId="0E6E1DD7" w14:textId="77777777" w:rsidTr="00D57E53">
        <w:trPr>
          <w:trHeight w:val="290"/>
          <w:jc w:val="center"/>
        </w:trPr>
        <w:tc>
          <w:tcPr>
            <w:tcW w:w="1820" w:type="dxa"/>
            <w:tcBorders>
              <w:top w:val="nil"/>
              <w:left w:val="nil"/>
              <w:bottom w:val="nil"/>
              <w:right w:val="nil"/>
            </w:tcBorders>
            <w:shd w:val="clear" w:color="000000" w:fill="FFFFFF"/>
            <w:noWrap/>
            <w:vAlign w:val="bottom"/>
            <w:hideMark/>
          </w:tcPr>
          <w:p w14:paraId="094B6E6A" w14:textId="77777777"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All countries</w:t>
            </w:r>
          </w:p>
        </w:tc>
        <w:tc>
          <w:tcPr>
            <w:tcW w:w="660" w:type="dxa"/>
            <w:tcBorders>
              <w:top w:val="nil"/>
              <w:left w:val="nil"/>
              <w:bottom w:val="nil"/>
              <w:right w:val="nil"/>
            </w:tcBorders>
            <w:shd w:val="clear" w:color="000000" w:fill="FFFFFF"/>
            <w:noWrap/>
            <w:hideMark/>
          </w:tcPr>
          <w:p w14:paraId="2DD79C52" w14:textId="1FAE8748"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184</w:t>
            </w:r>
          </w:p>
        </w:tc>
        <w:tc>
          <w:tcPr>
            <w:tcW w:w="960" w:type="dxa"/>
            <w:tcBorders>
              <w:top w:val="nil"/>
              <w:left w:val="nil"/>
              <w:bottom w:val="nil"/>
              <w:right w:val="nil"/>
            </w:tcBorders>
            <w:shd w:val="clear" w:color="000000" w:fill="FFFFFF"/>
            <w:noWrap/>
            <w:hideMark/>
          </w:tcPr>
          <w:p w14:paraId="4394B807" w14:textId="65A5F5B7"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-38.3</w:t>
            </w:r>
          </w:p>
        </w:tc>
        <w:tc>
          <w:tcPr>
            <w:tcW w:w="840" w:type="dxa"/>
            <w:tcBorders>
              <w:top w:val="nil"/>
              <w:left w:val="nil"/>
              <w:bottom w:val="nil"/>
              <w:right w:val="nil"/>
            </w:tcBorders>
            <w:shd w:val="clear" w:color="000000" w:fill="FFFFFF"/>
            <w:noWrap/>
            <w:hideMark/>
          </w:tcPr>
          <w:p w14:paraId="3B64ADE6" w14:textId="15C829E2"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-10.3</w:t>
            </w:r>
          </w:p>
        </w:tc>
        <w:tc>
          <w:tcPr>
            <w:tcW w:w="901" w:type="dxa"/>
            <w:tcBorders>
              <w:top w:val="nil"/>
              <w:left w:val="nil"/>
              <w:bottom w:val="nil"/>
              <w:right w:val="nil"/>
            </w:tcBorders>
            <w:shd w:val="clear" w:color="000000" w:fill="FFFFFF"/>
            <w:noWrap/>
            <w:hideMark/>
          </w:tcPr>
          <w:p w14:paraId="207023BA" w14:textId="5D6DED03"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-7.0</w:t>
            </w:r>
          </w:p>
        </w:tc>
        <w:tc>
          <w:tcPr>
            <w:tcW w:w="920" w:type="dxa"/>
            <w:tcBorders>
              <w:top w:val="nil"/>
              <w:left w:val="nil"/>
              <w:bottom w:val="nil"/>
              <w:right w:val="nil"/>
            </w:tcBorders>
            <w:shd w:val="clear" w:color="000000" w:fill="FFFFFF"/>
            <w:noWrap/>
            <w:hideMark/>
          </w:tcPr>
          <w:p w14:paraId="091761E0" w14:textId="4091F63E"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-4.7</w:t>
            </w:r>
          </w:p>
        </w:tc>
        <w:tc>
          <w:tcPr>
            <w:tcW w:w="820" w:type="dxa"/>
            <w:tcBorders>
              <w:top w:val="nil"/>
              <w:left w:val="nil"/>
              <w:bottom w:val="nil"/>
              <w:right w:val="nil"/>
            </w:tcBorders>
            <w:shd w:val="clear" w:color="000000" w:fill="FFFFFF"/>
            <w:noWrap/>
            <w:hideMark/>
          </w:tcPr>
          <w:p w14:paraId="611296E7" w14:textId="3A909D24"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1.1</w:t>
            </w:r>
          </w:p>
        </w:tc>
        <w:tc>
          <w:tcPr>
            <w:tcW w:w="780" w:type="dxa"/>
            <w:tcBorders>
              <w:top w:val="nil"/>
              <w:left w:val="nil"/>
              <w:bottom w:val="nil"/>
              <w:right w:val="nil"/>
            </w:tcBorders>
            <w:shd w:val="clear" w:color="000000" w:fill="FFFFFF"/>
            <w:noWrap/>
            <w:hideMark/>
          </w:tcPr>
          <w:p w14:paraId="21341587" w14:textId="04EF5CC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-8.1</w:t>
            </w:r>
          </w:p>
        </w:tc>
        <w:tc>
          <w:tcPr>
            <w:tcW w:w="760" w:type="dxa"/>
            <w:tcBorders>
              <w:top w:val="nil"/>
              <w:left w:val="nil"/>
              <w:bottom w:val="nil"/>
              <w:right w:val="nil"/>
            </w:tcBorders>
            <w:shd w:val="clear" w:color="000000" w:fill="FFFFFF"/>
            <w:noWrap/>
            <w:hideMark/>
          </w:tcPr>
          <w:p w14:paraId="662AAE50" w14:textId="0EB58B52"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5.3</w:t>
            </w:r>
          </w:p>
        </w:tc>
      </w:tr>
      <w:tr w:rsidR="00180CE0" w:rsidRPr="00D06ED7" w14:paraId="5C22BFCC" w14:textId="77777777" w:rsidTr="00D57E53">
        <w:trPr>
          <w:trHeight w:val="290"/>
          <w:jc w:val="center"/>
        </w:trPr>
        <w:tc>
          <w:tcPr>
            <w:tcW w:w="1820" w:type="dxa"/>
            <w:tcBorders>
              <w:top w:val="nil"/>
              <w:left w:val="nil"/>
              <w:bottom w:val="nil"/>
              <w:right w:val="nil"/>
            </w:tcBorders>
            <w:shd w:val="clear" w:color="000000" w:fill="FFFFFF"/>
            <w:noWrap/>
            <w:vAlign w:val="bottom"/>
            <w:hideMark/>
          </w:tcPr>
          <w:p w14:paraId="6745B488" w14:textId="77777777"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Adv. Ec.</w:t>
            </w:r>
          </w:p>
        </w:tc>
        <w:tc>
          <w:tcPr>
            <w:tcW w:w="660" w:type="dxa"/>
            <w:tcBorders>
              <w:top w:val="nil"/>
              <w:left w:val="nil"/>
              <w:bottom w:val="nil"/>
              <w:right w:val="nil"/>
            </w:tcBorders>
            <w:shd w:val="clear" w:color="000000" w:fill="FFFFFF"/>
            <w:noWrap/>
            <w:hideMark/>
          </w:tcPr>
          <w:p w14:paraId="782BC1EF" w14:textId="183F72D2"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w:t>
            </w:r>
            <w:r w:rsidR="000C4191">
              <w:rPr>
                <w:rFonts w:ascii="Calibri" w:hAnsi="Calibri" w:cs="Calibri"/>
                <w:color w:val="000000"/>
              </w:rPr>
              <w:t>5</w:t>
            </w:r>
          </w:p>
        </w:tc>
        <w:tc>
          <w:tcPr>
            <w:tcW w:w="960" w:type="dxa"/>
            <w:tcBorders>
              <w:top w:val="nil"/>
              <w:left w:val="nil"/>
              <w:bottom w:val="nil"/>
              <w:right w:val="nil"/>
            </w:tcBorders>
            <w:shd w:val="clear" w:color="000000" w:fill="FFFFFF"/>
            <w:noWrap/>
            <w:hideMark/>
          </w:tcPr>
          <w:p w14:paraId="41BBE9AE" w14:textId="61C7222E"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-12.4</w:t>
            </w:r>
          </w:p>
        </w:tc>
        <w:tc>
          <w:tcPr>
            <w:tcW w:w="840" w:type="dxa"/>
            <w:tcBorders>
              <w:top w:val="nil"/>
              <w:left w:val="nil"/>
              <w:bottom w:val="nil"/>
              <w:right w:val="nil"/>
            </w:tcBorders>
            <w:shd w:val="clear" w:color="000000" w:fill="FFFFFF"/>
            <w:noWrap/>
            <w:hideMark/>
          </w:tcPr>
          <w:p w14:paraId="61009BCA" w14:textId="0C4B247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-8.2</w:t>
            </w:r>
          </w:p>
        </w:tc>
        <w:tc>
          <w:tcPr>
            <w:tcW w:w="901" w:type="dxa"/>
            <w:tcBorders>
              <w:top w:val="nil"/>
              <w:left w:val="nil"/>
              <w:bottom w:val="nil"/>
              <w:right w:val="nil"/>
            </w:tcBorders>
            <w:shd w:val="clear" w:color="000000" w:fill="FFFFFF"/>
            <w:noWrap/>
            <w:hideMark/>
          </w:tcPr>
          <w:p w14:paraId="6F657D94" w14:textId="03EFAB1B"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-6.1</w:t>
            </w:r>
          </w:p>
        </w:tc>
        <w:tc>
          <w:tcPr>
            <w:tcW w:w="920" w:type="dxa"/>
            <w:tcBorders>
              <w:top w:val="nil"/>
              <w:left w:val="nil"/>
              <w:bottom w:val="nil"/>
              <w:right w:val="nil"/>
            </w:tcBorders>
            <w:shd w:val="clear" w:color="000000" w:fill="FFFFFF"/>
            <w:noWrap/>
            <w:hideMark/>
          </w:tcPr>
          <w:p w14:paraId="238F97DE" w14:textId="0A1BA662"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-4.4</w:t>
            </w:r>
          </w:p>
        </w:tc>
        <w:tc>
          <w:tcPr>
            <w:tcW w:w="820" w:type="dxa"/>
            <w:tcBorders>
              <w:top w:val="nil"/>
              <w:left w:val="nil"/>
              <w:bottom w:val="nil"/>
              <w:right w:val="nil"/>
            </w:tcBorders>
            <w:shd w:val="clear" w:color="000000" w:fill="FFFFFF"/>
            <w:noWrap/>
            <w:hideMark/>
          </w:tcPr>
          <w:p w14:paraId="56C1F84A" w14:textId="3AC0FDDE"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1.1</w:t>
            </w:r>
          </w:p>
        </w:tc>
        <w:tc>
          <w:tcPr>
            <w:tcW w:w="780" w:type="dxa"/>
            <w:tcBorders>
              <w:top w:val="nil"/>
              <w:left w:val="nil"/>
              <w:bottom w:val="nil"/>
              <w:right w:val="nil"/>
            </w:tcBorders>
            <w:shd w:val="clear" w:color="000000" w:fill="FFFFFF"/>
            <w:noWrap/>
            <w:hideMark/>
          </w:tcPr>
          <w:p w14:paraId="6A5F0426" w14:textId="2EE40347"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-6.4</w:t>
            </w:r>
          </w:p>
        </w:tc>
        <w:tc>
          <w:tcPr>
            <w:tcW w:w="760" w:type="dxa"/>
            <w:tcBorders>
              <w:top w:val="nil"/>
              <w:left w:val="nil"/>
              <w:bottom w:val="nil"/>
              <w:right w:val="nil"/>
            </w:tcBorders>
            <w:shd w:val="clear" w:color="000000" w:fill="FFFFFF"/>
            <w:noWrap/>
            <w:hideMark/>
          </w:tcPr>
          <w:p w14:paraId="5A2F1AC4" w14:textId="52B56551"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3.0</w:t>
            </w:r>
          </w:p>
        </w:tc>
      </w:tr>
      <w:tr w:rsidR="00180CE0" w:rsidRPr="00D06ED7" w14:paraId="4376C525" w14:textId="77777777" w:rsidTr="00D57E53">
        <w:trPr>
          <w:trHeight w:val="290"/>
          <w:jc w:val="center"/>
        </w:trPr>
        <w:tc>
          <w:tcPr>
            <w:tcW w:w="1820" w:type="dxa"/>
            <w:tcBorders>
              <w:top w:val="nil"/>
              <w:left w:val="nil"/>
              <w:bottom w:val="nil"/>
              <w:right w:val="nil"/>
            </w:tcBorders>
            <w:shd w:val="clear" w:color="000000" w:fill="FFFFFF"/>
            <w:noWrap/>
            <w:vAlign w:val="bottom"/>
            <w:hideMark/>
          </w:tcPr>
          <w:p w14:paraId="6BB98B39" w14:textId="77777777"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Emg. and Dev. Ec.</w:t>
            </w:r>
          </w:p>
        </w:tc>
        <w:tc>
          <w:tcPr>
            <w:tcW w:w="660" w:type="dxa"/>
            <w:tcBorders>
              <w:top w:val="nil"/>
              <w:left w:val="nil"/>
              <w:bottom w:val="nil"/>
              <w:right w:val="nil"/>
            </w:tcBorders>
            <w:shd w:val="clear" w:color="000000" w:fill="FFFFFF"/>
            <w:noWrap/>
            <w:hideMark/>
          </w:tcPr>
          <w:p w14:paraId="481EF2FB" w14:textId="616B24B7"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149</w:t>
            </w:r>
          </w:p>
        </w:tc>
        <w:tc>
          <w:tcPr>
            <w:tcW w:w="960" w:type="dxa"/>
            <w:tcBorders>
              <w:top w:val="nil"/>
              <w:left w:val="nil"/>
              <w:bottom w:val="nil"/>
              <w:right w:val="nil"/>
            </w:tcBorders>
            <w:shd w:val="clear" w:color="000000" w:fill="FFFFFF"/>
            <w:noWrap/>
            <w:hideMark/>
          </w:tcPr>
          <w:p w14:paraId="665C68F7" w14:textId="699D61BF"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-38.3</w:t>
            </w:r>
          </w:p>
        </w:tc>
        <w:tc>
          <w:tcPr>
            <w:tcW w:w="840" w:type="dxa"/>
            <w:tcBorders>
              <w:top w:val="nil"/>
              <w:left w:val="nil"/>
              <w:bottom w:val="nil"/>
              <w:right w:val="nil"/>
            </w:tcBorders>
            <w:shd w:val="clear" w:color="000000" w:fill="FFFFFF"/>
            <w:noWrap/>
            <w:hideMark/>
          </w:tcPr>
          <w:p w14:paraId="0233A726" w14:textId="2132F3BD"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-10.7</w:t>
            </w:r>
          </w:p>
        </w:tc>
        <w:tc>
          <w:tcPr>
            <w:tcW w:w="901" w:type="dxa"/>
            <w:tcBorders>
              <w:top w:val="nil"/>
              <w:left w:val="nil"/>
              <w:bottom w:val="nil"/>
              <w:right w:val="nil"/>
            </w:tcBorders>
            <w:shd w:val="clear" w:color="000000" w:fill="FFFFFF"/>
            <w:noWrap/>
            <w:hideMark/>
          </w:tcPr>
          <w:p w14:paraId="12A00100" w14:textId="0EC0214D"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-7.2</w:t>
            </w:r>
          </w:p>
        </w:tc>
        <w:tc>
          <w:tcPr>
            <w:tcW w:w="920" w:type="dxa"/>
            <w:tcBorders>
              <w:top w:val="nil"/>
              <w:left w:val="nil"/>
              <w:bottom w:val="nil"/>
              <w:right w:val="nil"/>
            </w:tcBorders>
            <w:shd w:val="clear" w:color="000000" w:fill="FFFFFF"/>
            <w:noWrap/>
            <w:hideMark/>
          </w:tcPr>
          <w:p w14:paraId="1F530637" w14:textId="16653425"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-4.9</w:t>
            </w:r>
          </w:p>
        </w:tc>
        <w:tc>
          <w:tcPr>
            <w:tcW w:w="820" w:type="dxa"/>
            <w:tcBorders>
              <w:top w:val="nil"/>
              <w:left w:val="nil"/>
              <w:bottom w:val="nil"/>
              <w:right w:val="nil"/>
            </w:tcBorders>
            <w:shd w:val="clear" w:color="000000" w:fill="FFFFFF"/>
            <w:noWrap/>
            <w:hideMark/>
          </w:tcPr>
          <w:p w14:paraId="4F2232B6" w14:textId="3FE6D725"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0.0</w:t>
            </w:r>
          </w:p>
        </w:tc>
        <w:tc>
          <w:tcPr>
            <w:tcW w:w="780" w:type="dxa"/>
            <w:tcBorders>
              <w:top w:val="nil"/>
              <w:left w:val="nil"/>
              <w:bottom w:val="nil"/>
              <w:right w:val="nil"/>
            </w:tcBorders>
            <w:shd w:val="clear" w:color="000000" w:fill="FFFFFF"/>
            <w:noWrap/>
            <w:hideMark/>
          </w:tcPr>
          <w:p w14:paraId="6E005BF0" w14:textId="2E5954D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-8.5</w:t>
            </w:r>
          </w:p>
        </w:tc>
        <w:tc>
          <w:tcPr>
            <w:tcW w:w="760" w:type="dxa"/>
            <w:tcBorders>
              <w:top w:val="nil"/>
              <w:left w:val="nil"/>
              <w:bottom w:val="nil"/>
              <w:right w:val="nil"/>
            </w:tcBorders>
            <w:shd w:val="clear" w:color="000000" w:fill="FFFFFF"/>
            <w:noWrap/>
            <w:hideMark/>
          </w:tcPr>
          <w:p w14:paraId="1ED3EEA4" w14:textId="3510E7F5"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5.6</w:t>
            </w:r>
          </w:p>
        </w:tc>
      </w:tr>
      <w:tr w:rsidR="00180CE0" w:rsidRPr="00D06ED7" w14:paraId="0B83F793" w14:textId="77777777" w:rsidTr="00D57E53">
        <w:trPr>
          <w:trHeight w:val="290"/>
          <w:jc w:val="center"/>
        </w:trPr>
        <w:tc>
          <w:tcPr>
            <w:tcW w:w="1820" w:type="dxa"/>
            <w:tcBorders>
              <w:top w:val="nil"/>
              <w:left w:val="nil"/>
              <w:bottom w:val="nil"/>
              <w:right w:val="nil"/>
            </w:tcBorders>
            <w:shd w:val="clear" w:color="000000" w:fill="FFFFFF"/>
            <w:noWrap/>
            <w:vAlign w:val="bottom"/>
          </w:tcPr>
          <w:p w14:paraId="73139197" w14:textId="77777777" w:rsidR="00180CE0" w:rsidRPr="00D06ED7" w:rsidRDefault="00180CE0" w:rsidP="00180CE0">
            <w:pPr>
              <w:spacing w:after="0" w:line="240" w:lineRule="auto"/>
              <w:rPr>
                <w:rFonts w:ascii="Calibri" w:eastAsia="Times New Roman" w:hAnsi="Calibri" w:cs="Calibri"/>
                <w:color w:val="000000"/>
              </w:rPr>
            </w:pPr>
          </w:p>
        </w:tc>
        <w:tc>
          <w:tcPr>
            <w:tcW w:w="660" w:type="dxa"/>
            <w:tcBorders>
              <w:top w:val="nil"/>
              <w:left w:val="nil"/>
              <w:bottom w:val="nil"/>
              <w:right w:val="nil"/>
            </w:tcBorders>
            <w:shd w:val="clear" w:color="000000" w:fill="FFFFFF"/>
            <w:noWrap/>
          </w:tcPr>
          <w:p w14:paraId="50C53555" w14:textId="77777777" w:rsidR="00180CE0" w:rsidRPr="00D06ED7" w:rsidRDefault="00180CE0" w:rsidP="00180CE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000000" w:fill="FFFFFF"/>
            <w:noWrap/>
          </w:tcPr>
          <w:p w14:paraId="389BD1E0" w14:textId="77777777" w:rsidR="00180CE0" w:rsidRPr="00D06ED7" w:rsidRDefault="00180CE0" w:rsidP="00180CE0">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000000" w:fill="FFFFFF"/>
            <w:noWrap/>
          </w:tcPr>
          <w:p w14:paraId="4CCF499A" w14:textId="77777777" w:rsidR="00180CE0" w:rsidRPr="00D06ED7" w:rsidRDefault="00180CE0" w:rsidP="00180CE0">
            <w:pPr>
              <w:spacing w:after="0" w:line="240" w:lineRule="auto"/>
              <w:rPr>
                <w:rFonts w:ascii="Calibri" w:eastAsia="Times New Roman" w:hAnsi="Calibri" w:cs="Calibri"/>
                <w:color w:val="000000"/>
              </w:rPr>
            </w:pPr>
          </w:p>
        </w:tc>
        <w:tc>
          <w:tcPr>
            <w:tcW w:w="901" w:type="dxa"/>
            <w:tcBorders>
              <w:top w:val="nil"/>
              <w:left w:val="nil"/>
              <w:bottom w:val="nil"/>
              <w:right w:val="nil"/>
            </w:tcBorders>
            <w:shd w:val="clear" w:color="000000" w:fill="FFFFFF"/>
            <w:noWrap/>
          </w:tcPr>
          <w:p w14:paraId="474780DF" w14:textId="77777777" w:rsidR="00180CE0" w:rsidRPr="00D06ED7" w:rsidRDefault="00180CE0" w:rsidP="00180CE0">
            <w:pPr>
              <w:spacing w:after="0" w:line="240" w:lineRule="auto"/>
              <w:rPr>
                <w:rFonts w:ascii="Calibri" w:eastAsia="Times New Roman" w:hAnsi="Calibri" w:cs="Calibri"/>
                <w:color w:val="000000"/>
              </w:rPr>
            </w:pPr>
          </w:p>
        </w:tc>
        <w:tc>
          <w:tcPr>
            <w:tcW w:w="920" w:type="dxa"/>
            <w:tcBorders>
              <w:top w:val="nil"/>
              <w:left w:val="nil"/>
              <w:bottom w:val="nil"/>
              <w:right w:val="nil"/>
            </w:tcBorders>
            <w:shd w:val="clear" w:color="000000" w:fill="FFFFFF"/>
            <w:noWrap/>
          </w:tcPr>
          <w:p w14:paraId="1D27C261" w14:textId="77777777" w:rsidR="00180CE0" w:rsidRPr="00D06ED7" w:rsidRDefault="00180CE0" w:rsidP="00180CE0">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000000" w:fill="FFFFFF"/>
            <w:noWrap/>
          </w:tcPr>
          <w:p w14:paraId="1958D523" w14:textId="77777777" w:rsidR="00180CE0" w:rsidRPr="00D06ED7" w:rsidRDefault="00180CE0" w:rsidP="00180CE0">
            <w:pPr>
              <w:spacing w:after="0" w:line="240" w:lineRule="auto"/>
              <w:rPr>
                <w:rFonts w:ascii="Calibri" w:eastAsia="Times New Roman" w:hAnsi="Calibri" w:cs="Calibri"/>
                <w:color w:val="000000"/>
              </w:rPr>
            </w:pPr>
          </w:p>
        </w:tc>
        <w:tc>
          <w:tcPr>
            <w:tcW w:w="780" w:type="dxa"/>
            <w:tcBorders>
              <w:top w:val="nil"/>
              <w:left w:val="nil"/>
              <w:bottom w:val="nil"/>
              <w:right w:val="nil"/>
            </w:tcBorders>
            <w:shd w:val="clear" w:color="000000" w:fill="FFFFFF"/>
            <w:noWrap/>
          </w:tcPr>
          <w:p w14:paraId="7FF567A4" w14:textId="77777777" w:rsidR="00180CE0" w:rsidRPr="00D06ED7" w:rsidRDefault="00180CE0" w:rsidP="00180CE0">
            <w:pPr>
              <w:spacing w:after="0" w:line="240" w:lineRule="auto"/>
              <w:rPr>
                <w:rFonts w:ascii="Calibri" w:eastAsia="Times New Roman" w:hAnsi="Calibri" w:cs="Calibri"/>
                <w:color w:val="000000"/>
              </w:rPr>
            </w:pPr>
          </w:p>
        </w:tc>
        <w:tc>
          <w:tcPr>
            <w:tcW w:w="760" w:type="dxa"/>
            <w:tcBorders>
              <w:top w:val="nil"/>
              <w:left w:val="nil"/>
              <w:bottom w:val="nil"/>
              <w:right w:val="nil"/>
            </w:tcBorders>
            <w:shd w:val="clear" w:color="000000" w:fill="FFFFFF"/>
            <w:noWrap/>
          </w:tcPr>
          <w:p w14:paraId="04960D2C" w14:textId="77777777" w:rsidR="00180CE0" w:rsidRPr="00D06ED7" w:rsidRDefault="00180CE0" w:rsidP="00180CE0">
            <w:pPr>
              <w:spacing w:after="0" w:line="240" w:lineRule="auto"/>
              <w:rPr>
                <w:rFonts w:ascii="Calibri" w:eastAsia="Times New Roman" w:hAnsi="Calibri" w:cs="Calibri"/>
                <w:color w:val="000000"/>
              </w:rPr>
            </w:pPr>
          </w:p>
        </w:tc>
      </w:tr>
      <w:tr w:rsidR="00180CE0" w:rsidRPr="00D06ED7" w14:paraId="47570888" w14:textId="77777777" w:rsidTr="00D57E53">
        <w:trPr>
          <w:trHeight w:val="290"/>
          <w:jc w:val="center"/>
        </w:trPr>
        <w:tc>
          <w:tcPr>
            <w:tcW w:w="1820" w:type="dxa"/>
            <w:tcBorders>
              <w:top w:val="nil"/>
              <w:left w:val="nil"/>
              <w:bottom w:val="nil"/>
              <w:right w:val="nil"/>
            </w:tcBorders>
            <w:shd w:val="clear" w:color="000000" w:fill="FFFFFF"/>
            <w:noWrap/>
            <w:vAlign w:val="bottom"/>
            <w:hideMark/>
          </w:tcPr>
          <w:p w14:paraId="50C8FF0F" w14:textId="0529DF64" w:rsidR="00180CE0" w:rsidRPr="00770900" w:rsidRDefault="00180CE0" w:rsidP="00180CE0">
            <w:pPr>
              <w:spacing w:after="0" w:line="240" w:lineRule="auto"/>
              <w:rPr>
                <w:rFonts w:ascii="Calibri" w:eastAsia="Times New Roman" w:hAnsi="Calibri" w:cs="Calibri"/>
                <w:b/>
                <w:bCs/>
                <w:color w:val="000000"/>
                <w:sz w:val="24"/>
                <w:szCs w:val="24"/>
              </w:rPr>
            </w:pPr>
            <w:r w:rsidRPr="00D06ED7">
              <w:rPr>
                <w:rFonts w:ascii="Calibri" w:eastAsia="Times New Roman" w:hAnsi="Calibri" w:cs="Calibri"/>
                <w:color w:val="000000"/>
              </w:rPr>
              <w:t> </w:t>
            </w:r>
            <w:r w:rsidRPr="00770900">
              <w:rPr>
                <w:rFonts w:ascii="Calibri" w:eastAsia="Times New Roman" w:hAnsi="Calibri" w:cs="Calibri"/>
                <w:b/>
                <w:bCs/>
                <w:color w:val="000000"/>
                <w:sz w:val="24"/>
                <w:szCs w:val="24"/>
              </w:rPr>
              <w:t>High tourism</w:t>
            </w:r>
          </w:p>
        </w:tc>
        <w:tc>
          <w:tcPr>
            <w:tcW w:w="660" w:type="dxa"/>
            <w:tcBorders>
              <w:top w:val="nil"/>
              <w:left w:val="nil"/>
              <w:bottom w:val="nil"/>
              <w:right w:val="nil"/>
            </w:tcBorders>
            <w:shd w:val="clear" w:color="000000" w:fill="FFFFFF"/>
            <w:noWrap/>
            <w:hideMark/>
          </w:tcPr>
          <w:p w14:paraId="49EDB2C6" w14:textId="649F6F67" w:rsidR="00180CE0" w:rsidRPr="00D06ED7" w:rsidRDefault="00180CE0" w:rsidP="00180CE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000000" w:fill="FFFFFF"/>
            <w:noWrap/>
            <w:hideMark/>
          </w:tcPr>
          <w:p w14:paraId="3EF024FB" w14:textId="5381B49C" w:rsidR="00180CE0" w:rsidRPr="00D06ED7" w:rsidRDefault="00180CE0" w:rsidP="00180CE0">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000000" w:fill="FFFFFF"/>
            <w:noWrap/>
            <w:hideMark/>
          </w:tcPr>
          <w:p w14:paraId="1DC77CDD" w14:textId="31FA979E" w:rsidR="00180CE0" w:rsidRPr="00D06ED7" w:rsidRDefault="00180CE0" w:rsidP="00180CE0">
            <w:pPr>
              <w:spacing w:after="0" w:line="240" w:lineRule="auto"/>
              <w:rPr>
                <w:rFonts w:ascii="Calibri" w:eastAsia="Times New Roman" w:hAnsi="Calibri" w:cs="Calibri"/>
                <w:color w:val="000000"/>
              </w:rPr>
            </w:pPr>
          </w:p>
        </w:tc>
        <w:tc>
          <w:tcPr>
            <w:tcW w:w="901" w:type="dxa"/>
            <w:tcBorders>
              <w:top w:val="nil"/>
              <w:left w:val="nil"/>
              <w:bottom w:val="nil"/>
              <w:right w:val="nil"/>
            </w:tcBorders>
            <w:shd w:val="clear" w:color="000000" w:fill="FFFFFF"/>
            <w:noWrap/>
            <w:hideMark/>
          </w:tcPr>
          <w:p w14:paraId="090DEF4C" w14:textId="75976528" w:rsidR="00180CE0" w:rsidRPr="00D06ED7" w:rsidRDefault="00180CE0" w:rsidP="00180CE0">
            <w:pPr>
              <w:spacing w:after="0" w:line="240" w:lineRule="auto"/>
              <w:rPr>
                <w:rFonts w:ascii="Calibri" w:eastAsia="Times New Roman" w:hAnsi="Calibri" w:cs="Calibri"/>
                <w:color w:val="000000"/>
              </w:rPr>
            </w:pPr>
          </w:p>
        </w:tc>
        <w:tc>
          <w:tcPr>
            <w:tcW w:w="920" w:type="dxa"/>
            <w:tcBorders>
              <w:top w:val="nil"/>
              <w:left w:val="nil"/>
              <w:bottom w:val="nil"/>
              <w:right w:val="nil"/>
            </w:tcBorders>
            <w:shd w:val="clear" w:color="000000" w:fill="FFFFFF"/>
            <w:noWrap/>
            <w:hideMark/>
          </w:tcPr>
          <w:p w14:paraId="76A1F53F" w14:textId="4C10AACA" w:rsidR="00180CE0" w:rsidRPr="00D06ED7" w:rsidRDefault="00180CE0" w:rsidP="00180CE0">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000000" w:fill="FFFFFF"/>
            <w:noWrap/>
            <w:hideMark/>
          </w:tcPr>
          <w:p w14:paraId="3E4A6C65" w14:textId="3674D994" w:rsidR="00180CE0" w:rsidRPr="00D06ED7" w:rsidRDefault="00180CE0" w:rsidP="00180CE0">
            <w:pPr>
              <w:spacing w:after="0" w:line="240" w:lineRule="auto"/>
              <w:rPr>
                <w:rFonts w:ascii="Calibri" w:eastAsia="Times New Roman" w:hAnsi="Calibri" w:cs="Calibri"/>
                <w:color w:val="000000"/>
              </w:rPr>
            </w:pPr>
          </w:p>
        </w:tc>
        <w:tc>
          <w:tcPr>
            <w:tcW w:w="780" w:type="dxa"/>
            <w:tcBorders>
              <w:top w:val="nil"/>
              <w:left w:val="nil"/>
              <w:bottom w:val="nil"/>
              <w:right w:val="nil"/>
            </w:tcBorders>
            <w:shd w:val="clear" w:color="000000" w:fill="FFFFFF"/>
            <w:noWrap/>
            <w:hideMark/>
          </w:tcPr>
          <w:p w14:paraId="482D37EE" w14:textId="3BCBE692" w:rsidR="00180CE0" w:rsidRPr="00D06ED7" w:rsidRDefault="00180CE0" w:rsidP="00180CE0">
            <w:pPr>
              <w:spacing w:after="0" w:line="240" w:lineRule="auto"/>
              <w:rPr>
                <w:rFonts w:ascii="Calibri" w:eastAsia="Times New Roman" w:hAnsi="Calibri" w:cs="Calibri"/>
                <w:color w:val="000000"/>
              </w:rPr>
            </w:pPr>
          </w:p>
        </w:tc>
        <w:tc>
          <w:tcPr>
            <w:tcW w:w="760" w:type="dxa"/>
            <w:tcBorders>
              <w:top w:val="nil"/>
              <w:left w:val="nil"/>
              <w:bottom w:val="nil"/>
              <w:right w:val="nil"/>
            </w:tcBorders>
            <w:shd w:val="clear" w:color="000000" w:fill="FFFFFF"/>
            <w:noWrap/>
            <w:hideMark/>
          </w:tcPr>
          <w:p w14:paraId="09C78C1E" w14:textId="185946C8" w:rsidR="00180CE0" w:rsidRPr="00D06ED7" w:rsidRDefault="00180CE0" w:rsidP="00180CE0">
            <w:pPr>
              <w:spacing w:after="0" w:line="240" w:lineRule="auto"/>
              <w:rPr>
                <w:rFonts w:ascii="Calibri" w:eastAsia="Times New Roman" w:hAnsi="Calibri" w:cs="Calibri"/>
                <w:color w:val="000000"/>
              </w:rPr>
            </w:pPr>
          </w:p>
        </w:tc>
      </w:tr>
      <w:tr w:rsidR="00180CE0" w:rsidRPr="00D06ED7" w14:paraId="5FD5A646" w14:textId="77777777" w:rsidTr="00D57E53">
        <w:trPr>
          <w:trHeight w:val="290"/>
          <w:jc w:val="center"/>
        </w:trPr>
        <w:tc>
          <w:tcPr>
            <w:tcW w:w="1820" w:type="dxa"/>
            <w:tcBorders>
              <w:top w:val="nil"/>
              <w:left w:val="nil"/>
              <w:bottom w:val="nil"/>
              <w:right w:val="nil"/>
            </w:tcBorders>
            <w:shd w:val="clear" w:color="000000" w:fill="FFFFFF"/>
            <w:noWrap/>
            <w:vAlign w:val="bottom"/>
            <w:hideMark/>
          </w:tcPr>
          <w:p w14:paraId="1EF772C8" w14:textId="77777777"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All countries</w:t>
            </w:r>
          </w:p>
        </w:tc>
        <w:tc>
          <w:tcPr>
            <w:tcW w:w="660" w:type="dxa"/>
            <w:tcBorders>
              <w:top w:val="nil"/>
              <w:left w:val="nil"/>
              <w:bottom w:val="nil"/>
              <w:right w:val="nil"/>
            </w:tcBorders>
            <w:shd w:val="clear" w:color="000000" w:fill="FFFFFF"/>
            <w:noWrap/>
            <w:hideMark/>
          </w:tcPr>
          <w:p w14:paraId="15FB13BD" w14:textId="13E84D9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39</w:t>
            </w:r>
          </w:p>
        </w:tc>
        <w:tc>
          <w:tcPr>
            <w:tcW w:w="960" w:type="dxa"/>
            <w:tcBorders>
              <w:top w:val="nil"/>
              <w:left w:val="nil"/>
              <w:bottom w:val="nil"/>
              <w:right w:val="nil"/>
            </w:tcBorders>
            <w:shd w:val="clear" w:color="000000" w:fill="FFFFFF"/>
            <w:noWrap/>
            <w:hideMark/>
          </w:tcPr>
          <w:p w14:paraId="5C30EC29" w14:textId="5893C70E"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-38.3</w:t>
            </w:r>
          </w:p>
        </w:tc>
        <w:tc>
          <w:tcPr>
            <w:tcW w:w="840" w:type="dxa"/>
            <w:tcBorders>
              <w:top w:val="nil"/>
              <w:left w:val="nil"/>
              <w:bottom w:val="nil"/>
              <w:right w:val="nil"/>
            </w:tcBorders>
            <w:shd w:val="clear" w:color="000000" w:fill="FFFFFF"/>
            <w:noWrap/>
            <w:hideMark/>
          </w:tcPr>
          <w:p w14:paraId="5BE0CB11" w14:textId="4A61F1E5"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-16.7</w:t>
            </w:r>
          </w:p>
        </w:tc>
        <w:tc>
          <w:tcPr>
            <w:tcW w:w="901" w:type="dxa"/>
            <w:tcBorders>
              <w:top w:val="nil"/>
              <w:left w:val="nil"/>
              <w:bottom w:val="nil"/>
              <w:right w:val="nil"/>
            </w:tcBorders>
            <w:shd w:val="clear" w:color="000000" w:fill="FFFFFF"/>
            <w:noWrap/>
            <w:hideMark/>
          </w:tcPr>
          <w:p w14:paraId="59DB33C6" w14:textId="7EBF4F96"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-11.2</w:t>
            </w:r>
          </w:p>
        </w:tc>
        <w:tc>
          <w:tcPr>
            <w:tcW w:w="920" w:type="dxa"/>
            <w:tcBorders>
              <w:top w:val="nil"/>
              <w:left w:val="nil"/>
              <w:bottom w:val="nil"/>
              <w:right w:val="nil"/>
            </w:tcBorders>
            <w:shd w:val="clear" w:color="000000" w:fill="FFFFFF"/>
            <w:noWrap/>
            <w:hideMark/>
          </w:tcPr>
          <w:p w14:paraId="495E22A6" w14:textId="6C6A061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-9.2</w:t>
            </w:r>
          </w:p>
        </w:tc>
        <w:tc>
          <w:tcPr>
            <w:tcW w:w="820" w:type="dxa"/>
            <w:tcBorders>
              <w:top w:val="nil"/>
              <w:left w:val="nil"/>
              <w:bottom w:val="nil"/>
              <w:right w:val="nil"/>
            </w:tcBorders>
            <w:shd w:val="clear" w:color="000000" w:fill="FFFFFF"/>
            <w:noWrap/>
            <w:hideMark/>
          </w:tcPr>
          <w:p w14:paraId="3B640D7A" w14:textId="49459D18"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-2.8</w:t>
            </w:r>
          </w:p>
        </w:tc>
        <w:tc>
          <w:tcPr>
            <w:tcW w:w="780" w:type="dxa"/>
            <w:tcBorders>
              <w:top w:val="nil"/>
              <w:left w:val="nil"/>
              <w:bottom w:val="nil"/>
              <w:right w:val="nil"/>
            </w:tcBorders>
            <w:shd w:val="clear" w:color="000000" w:fill="FFFFFF"/>
            <w:noWrap/>
            <w:hideMark/>
          </w:tcPr>
          <w:p w14:paraId="0865CCA1" w14:textId="72D4F4E2"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-13.5</w:t>
            </w:r>
          </w:p>
        </w:tc>
        <w:tc>
          <w:tcPr>
            <w:tcW w:w="760" w:type="dxa"/>
            <w:tcBorders>
              <w:top w:val="nil"/>
              <w:left w:val="nil"/>
              <w:bottom w:val="nil"/>
              <w:right w:val="nil"/>
            </w:tcBorders>
            <w:shd w:val="clear" w:color="000000" w:fill="FFFFFF"/>
            <w:noWrap/>
            <w:hideMark/>
          </w:tcPr>
          <w:p w14:paraId="4467DEA8" w14:textId="5B2EB5BE"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7.0</w:t>
            </w:r>
          </w:p>
        </w:tc>
      </w:tr>
      <w:tr w:rsidR="00180CE0" w:rsidRPr="00D06ED7" w14:paraId="5784E8FD" w14:textId="77777777" w:rsidTr="00D57E53">
        <w:trPr>
          <w:trHeight w:val="290"/>
          <w:jc w:val="center"/>
        </w:trPr>
        <w:tc>
          <w:tcPr>
            <w:tcW w:w="1820" w:type="dxa"/>
            <w:tcBorders>
              <w:top w:val="nil"/>
              <w:left w:val="nil"/>
              <w:bottom w:val="nil"/>
              <w:right w:val="nil"/>
            </w:tcBorders>
            <w:shd w:val="clear" w:color="000000" w:fill="FFFFFF"/>
            <w:noWrap/>
            <w:vAlign w:val="bottom"/>
            <w:hideMark/>
          </w:tcPr>
          <w:p w14:paraId="42668496" w14:textId="77777777"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Adv. Ec.</w:t>
            </w:r>
          </w:p>
        </w:tc>
        <w:tc>
          <w:tcPr>
            <w:tcW w:w="660" w:type="dxa"/>
            <w:tcBorders>
              <w:top w:val="nil"/>
              <w:left w:val="nil"/>
              <w:bottom w:val="nil"/>
              <w:right w:val="nil"/>
            </w:tcBorders>
            <w:shd w:val="clear" w:color="000000" w:fill="FFFFFF"/>
            <w:noWrap/>
            <w:hideMark/>
          </w:tcPr>
          <w:p w14:paraId="71F9421C" w14:textId="3BC63EA5"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6</w:t>
            </w:r>
          </w:p>
        </w:tc>
        <w:tc>
          <w:tcPr>
            <w:tcW w:w="960" w:type="dxa"/>
            <w:tcBorders>
              <w:top w:val="nil"/>
              <w:left w:val="nil"/>
              <w:bottom w:val="nil"/>
              <w:right w:val="nil"/>
            </w:tcBorders>
            <w:shd w:val="clear" w:color="000000" w:fill="FFFFFF"/>
            <w:noWrap/>
            <w:hideMark/>
          </w:tcPr>
          <w:p w14:paraId="026A214A" w14:textId="16DF2D0A"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-12.1</w:t>
            </w:r>
          </w:p>
        </w:tc>
        <w:tc>
          <w:tcPr>
            <w:tcW w:w="840" w:type="dxa"/>
            <w:tcBorders>
              <w:top w:val="nil"/>
              <w:left w:val="nil"/>
              <w:bottom w:val="nil"/>
              <w:right w:val="nil"/>
            </w:tcBorders>
            <w:shd w:val="clear" w:color="000000" w:fill="FFFFFF"/>
            <w:noWrap/>
            <w:hideMark/>
          </w:tcPr>
          <w:p w14:paraId="3C8BC3C3" w14:textId="5966C703"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-10.6</w:t>
            </w:r>
          </w:p>
        </w:tc>
        <w:tc>
          <w:tcPr>
            <w:tcW w:w="901" w:type="dxa"/>
            <w:tcBorders>
              <w:top w:val="nil"/>
              <w:left w:val="nil"/>
              <w:bottom w:val="nil"/>
              <w:right w:val="nil"/>
            </w:tcBorders>
            <w:shd w:val="clear" w:color="000000" w:fill="FFFFFF"/>
            <w:noWrap/>
            <w:hideMark/>
          </w:tcPr>
          <w:p w14:paraId="58E1EC4D" w14:textId="7600FF13"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-9.2</w:t>
            </w:r>
          </w:p>
        </w:tc>
        <w:tc>
          <w:tcPr>
            <w:tcW w:w="920" w:type="dxa"/>
            <w:tcBorders>
              <w:top w:val="nil"/>
              <w:left w:val="nil"/>
              <w:bottom w:val="nil"/>
              <w:right w:val="nil"/>
            </w:tcBorders>
            <w:shd w:val="clear" w:color="000000" w:fill="FFFFFF"/>
            <w:noWrap/>
            <w:hideMark/>
          </w:tcPr>
          <w:p w14:paraId="6E333C5B" w14:textId="6E1F690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-8.3</w:t>
            </w:r>
          </w:p>
        </w:tc>
        <w:tc>
          <w:tcPr>
            <w:tcW w:w="820" w:type="dxa"/>
            <w:tcBorders>
              <w:top w:val="nil"/>
              <w:left w:val="nil"/>
              <w:bottom w:val="nil"/>
              <w:right w:val="nil"/>
            </w:tcBorders>
            <w:shd w:val="clear" w:color="000000" w:fill="FFFFFF"/>
            <w:noWrap/>
            <w:hideMark/>
          </w:tcPr>
          <w:p w14:paraId="3E9F6EF6" w14:textId="0D3B6AFC"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-8.0</w:t>
            </w:r>
          </w:p>
        </w:tc>
        <w:tc>
          <w:tcPr>
            <w:tcW w:w="780" w:type="dxa"/>
            <w:tcBorders>
              <w:top w:val="nil"/>
              <w:left w:val="nil"/>
              <w:bottom w:val="nil"/>
              <w:right w:val="nil"/>
            </w:tcBorders>
            <w:shd w:val="clear" w:color="000000" w:fill="FFFFFF"/>
            <w:noWrap/>
            <w:hideMark/>
          </w:tcPr>
          <w:p w14:paraId="0570AF9C" w14:textId="4EE164C7"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-9.6</w:t>
            </w:r>
          </w:p>
        </w:tc>
        <w:tc>
          <w:tcPr>
            <w:tcW w:w="760" w:type="dxa"/>
            <w:tcBorders>
              <w:top w:val="nil"/>
              <w:left w:val="nil"/>
              <w:bottom w:val="nil"/>
              <w:right w:val="nil"/>
            </w:tcBorders>
            <w:shd w:val="clear" w:color="000000" w:fill="FFFFFF"/>
            <w:noWrap/>
            <w:hideMark/>
          </w:tcPr>
          <w:p w14:paraId="4F0D97C9" w14:textId="4019D335"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1.7</w:t>
            </w:r>
          </w:p>
        </w:tc>
      </w:tr>
      <w:tr w:rsidR="00180CE0" w:rsidRPr="00D06ED7" w14:paraId="0D527378" w14:textId="77777777" w:rsidTr="00D57E53">
        <w:trPr>
          <w:trHeight w:val="290"/>
          <w:jc w:val="center"/>
        </w:trPr>
        <w:tc>
          <w:tcPr>
            <w:tcW w:w="1820" w:type="dxa"/>
            <w:tcBorders>
              <w:top w:val="nil"/>
              <w:left w:val="nil"/>
              <w:bottom w:val="nil"/>
              <w:right w:val="nil"/>
            </w:tcBorders>
            <w:shd w:val="clear" w:color="000000" w:fill="FFFFFF"/>
            <w:noWrap/>
            <w:vAlign w:val="bottom"/>
            <w:hideMark/>
          </w:tcPr>
          <w:p w14:paraId="743CF5C6" w14:textId="77777777"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Emg. and Dev. Ec.</w:t>
            </w:r>
          </w:p>
        </w:tc>
        <w:tc>
          <w:tcPr>
            <w:tcW w:w="660" w:type="dxa"/>
            <w:tcBorders>
              <w:top w:val="nil"/>
              <w:left w:val="nil"/>
              <w:bottom w:val="nil"/>
              <w:right w:val="nil"/>
            </w:tcBorders>
            <w:shd w:val="clear" w:color="000000" w:fill="FFFFFF"/>
            <w:noWrap/>
            <w:hideMark/>
          </w:tcPr>
          <w:p w14:paraId="61AD9813" w14:textId="57978DDE"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30</w:t>
            </w:r>
          </w:p>
        </w:tc>
        <w:tc>
          <w:tcPr>
            <w:tcW w:w="960" w:type="dxa"/>
            <w:tcBorders>
              <w:top w:val="nil"/>
              <w:left w:val="nil"/>
              <w:bottom w:val="nil"/>
              <w:right w:val="nil"/>
            </w:tcBorders>
            <w:shd w:val="clear" w:color="000000" w:fill="FFFFFF"/>
            <w:noWrap/>
            <w:hideMark/>
          </w:tcPr>
          <w:p w14:paraId="5BB00783" w14:textId="30487E20"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-38.3</w:t>
            </w:r>
          </w:p>
        </w:tc>
        <w:tc>
          <w:tcPr>
            <w:tcW w:w="840" w:type="dxa"/>
            <w:tcBorders>
              <w:top w:val="nil"/>
              <w:left w:val="nil"/>
              <w:bottom w:val="nil"/>
              <w:right w:val="nil"/>
            </w:tcBorders>
            <w:shd w:val="clear" w:color="000000" w:fill="FFFFFF"/>
            <w:noWrap/>
            <w:hideMark/>
          </w:tcPr>
          <w:p w14:paraId="0B1D1B0A" w14:textId="7D589886"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-17.7</w:t>
            </w:r>
          </w:p>
        </w:tc>
        <w:tc>
          <w:tcPr>
            <w:tcW w:w="901" w:type="dxa"/>
            <w:tcBorders>
              <w:top w:val="nil"/>
              <w:left w:val="nil"/>
              <w:bottom w:val="nil"/>
              <w:right w:val="nil"/>
            </w:tcBorders>
            <w:shd w:val="clear" w:color="000000" w:fill="FFFFFF"/>
            <w:noWrap/>
            <w:hideMark/>
          </w:tcPr>
          <w:p w14:paraId="76A2F811" w14:textId="16D32FCE"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-12.3</w:t>
            </w:r>
          </w:p>
        </w:tc>
        <w:tc>
          <w:tcPr>
            <w:tcW w:w="920" w:type="dxa"/>
            <w:tcBorders>
              <w:top w:val="nil"/>
              <w:left w:val="nil"/>
              <w:bottom w:val="nil"/>
              <w:right w:val="nil"/>
            </w:tcBorders>
            <w:shd w:val="clear" w:color="000000" w:fill="FFFFFF"/>
            <w:noWrap/>
            <w:hideMark/>
          </w:tcPr>
          <w:p w14:paraId="65138F2C" w14:textId="584C9D8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-9.5</w:t>
            </w:r>
          </w:p>
        </w:tc>
        <w:tc>
          <w:tcPr>
            <w:tcW w:w="820" w:type="dxa"/>
            <w:tcBorders>
              <w:top w:val="nil"/>
              <w:left w:val="nil"/>
              <w:bottom w:val="nil"/>
              <w:right w:val="nil"/>
            </w:tcBorders>
            <w:shd w:val="clear" w:color="000000" w:fill="FFFFFF"/>
            <w:noWrap/>
            <w:hideMark/>
          </w:tcPr>
          <w:p w14:paraId="3A687383" w14:textId="72A9499B"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-2.8</w:t>
            </w:r>
          </w:p>
        </w:tc>
        <w:tc>
          <w:tcPr>
            <w:tcW w:w="780" w:type="dxa"/>
            <w:tcBorders>
              <w:top w:val="nil"/>
              <w:left w:val="nil"/>
              <w:bottom w:val="nil"/>
              <w:right w:val="nil"/>
            </w:tcBorders>
            <w:shd w:val="clear" w:color="000000" w:fill="FFFFFF"/>
            <w:noWrap/>
            <w:hideMark/>
          </w:tcPr>
          <w:p w14:paraId="54242AFA" w14:textId="511F317A"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-14.0</w:t>
            </w:r>
          </w:p>
        </w:tc>
        <w:tc>
          <w:tcPr>
            <w:tcW w:w="760" w:type="dxa"/>
            <w:tcBorders>
              <w:top w:val="nil"/>
              <w:left w:val="nil"/>
              <w:bottom w:val="nil"/>
              <w:right w:val="nil"/>
            </w:tcBorders>
            <w:shd w:val="clear" w:color="000000" w:fill="FFFFFF"/>
            <w:noWrap/>
            <w:hideMark/>
          </w:tcPr>
          <w:p w14:paraId="0A91901E" w14:textId="5C2CE8A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7.3</w:t>
            </w:r>
          </w:p>
        </w:tc>
      </w:tr>
      <w:tr w:rsidR="00180CE0" w:rsidRPr="00D06ED7" w14:paraId="38C41B94" w14:textId="77777777" w:rsidTr="00D57E53">
        <w:trPr>
          <w:trHeight w:val="290"/>
          <w:jc w:val="center"/>
        </w:trPr>
        <w:tc>
          <w:tcPr>
            <w:tcW w:w="1820" w:type="dxa"/>
            <w:tcBorders>
              <w:top w:val="nil"/>
              <w:left w:val="nil"/>
              <w:bottom w:val="nil"/>
              <w:right w:val="nil"/>
            </w:tcBorders>
            <w:shd w:val="clear" w:color="000000" w:fill="FFFFFF"/>
            <w:noWrap/>
            <w:vAlign w:val="bottom"/>
          </w:tcPr>
          <w:p w14:paraId="532877E0" w14:textId="77777777" w:rsidR="00180CE0" w:rsidRPr="00D06ED7" w:rsidRDefault="00180CE0" w:rsidP="00180CE0">
            <w:pPr>
              <w:spacing w:after="0" w:line="240" w:lineRule="auto"/>
              <w:rPr>
                <w:rFonts w:ascii="Calibri" w:eastAsia="Times New Roman" w:hAnsi="Calibri" w:cs="Calibri"/>
                <w:color w:val="000000"/>
              </w:rPr>
            </w:pPr>
          </w:p>
        </w:tc>
        <w:tc>
          <w:tcPr>
            <w:tcW w:w="660" w:type="dxa"/>
            <w:tcBorders>
              <w:top w:val="nil"/>
              <w:left w:val="nil"/>
              <w:bottom w:val="nil"/>
              <w:right w:val="nil"/>
            </w:tcBorders>
            <w:shd w:val="clear" w:color="000000" w:fill="FFFFFF"/>
            <w:noWrap/>
          </w:tcPr>
          <w:p w14:paraId="528BAB4F" w14:textId="77777777" w:rsidR="00180CE0" w:rsidRPr="00D06ED7" w:rsidRDefault="00180CE0" w:rsidP="00180CE0">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000000" w:fill="FFFFFF"/>
            <w:noWrap/>
          </w:tcPr>
          <w:p w14:paraId="5337D4DB" w14:textId="77777777" w:rsidR="00180CE0" w:rsidRPr="00D06ED7" w:rsidRDefault="00180CE0" w:rsidP="00180CE0">
            <w:pPr>
              <w:spacing w:after="0" w:line="240" w:lineRule="auto"/>
              <w:jc w:val="right"/>
              <w:rPr>
                <w:rFonts w:ascii="Calibri" w:eastAsia="Times New Roman" w:hAnsi="Calibri" w:cs="Calibri"/>
                <w:color w:val="000000"/>
              </w:rPr>
            </w:pPr>
          </w:p>
        </w:tc>
        <w:tc>
          <w:tcPr>
            <w:tcW w:w="840" w:type="dxa"/>
            <w:tcBorders>
              <w:top w:val="nil"/>
              <w:left w:val="nil"/>
              <w:bottom w:val="nil"/>
              <w:right w:val="nil"/>
            </w:tcBorders>
            <w:shd w:val="clear" w:color="000000" w:fill="FFFFFF"/>
            <w:noWrap/>
          </w:tcPr>
          <w:p w14:paraId="1FEDC9A0" w14:textId="77777777" w:rsidR="00180CE0" w:rsidRPr="00D06ED7" w:rsidRDefault="00180CE0" w:rsidP="00180CE0">
            <w:pPr>
              <w:spacing w:after="0" w:line="240" w:lineRule="auto"/>
              <w:jc w:val="right"/>
              <w:rPr>
                <w:rFonts w:ascii="Calibri" w:eastAsia="Times New Roman" w:hAnsi="Calibri" w:cs="Calibri"/>
                <w:color w:val="000000"/>
              </w:rPr>
            </w:pPr>
          </w:p>
        </w:tc>
        <w:tc>
          <w:tcPr>
            <w:tcW w:w="901" w:type="dxa"/>
            <w:tcBorders>
              <w:top w:val="nil"/>
              <w:left w:val="nil"/>
              <w:bottom w:val="nil"/>
              <w:right w:val="nil"/>
            </w:tcBorders>
            <w:shd w:val="clear" w:color="000000" w:fill="FFFFFF"/>
            <w:noWrap/>
          </w:tcPr>
          <w:p w14:paraId="005CC077" w14:textId="77777777" w:rsidR="00180CE0" w:rsidRPr="00D06ED7" w:rsidRDefault="00180CE0" w:rsidP="00180CE0">
            <w:pPr>
              <w:spacing w:after="0" w:line="240" w:lineRule="auto"/>
              <w:jc w:val="right"/>
              <w:rPr>
                <w:rFonts w:ascii="Calibri" w:eastAsia="Times New Roman" w:hAnsi="Calibri" w:cs="Calibri"/>
                <w:color w:val="000000"/>
              </w:rPr>
            </w:pPr>
          </w:p>
        </w:tc>
        <w:tc>
          <w:tcPr>
            <w:tcW w:w="920" w:type="dxa"/>
            <w:tcBorders>
              <w:top w:val="nil"/>
              <w:left w:val="nil"/>
              <w:bottom w:val="nil"/>
              <w:right w:val="nil"/>
            </w:tcBorders>
            <w:shd w:val="clear" w:color="000000" w:fill="FFFFFF"/>
            <w:noWrap/>
          </w:tcPr>
          <w:p w14:paraId="015057B2" w14:textId="77777777" w:rsidR="00180CE0" w:rsidRPr="00D06ED7" w:rsidRDefault="00180CE0" w:rsidP="00180CE0">
            <w:pPr>
              <w:spacing w:after="0" w:line="240" w:lineRule="auto"/>
              <w:jc w:val="right"/>
              <w:rPr>
                <w:rFonts w:ascii="Calibri" w:eastAsia="Times New Roman" w:hAnsi="Calibri" w:cs="Calibri"/>
                <w:color w:val="000000"/>
              </w:rPr>
            </w:pPr>
          </w:p>
        </w:tc>
        <w:tc>
          <w:tcPr>
            <w:tcW w:w="820" w:type="dxa"/>
            <w:tcBorders>
              <w:top w:val="nil"/>
              <w:left w:val="nil"/>
              <w:bottom w:val="nil"/>
              <w:right w:val="nil"/>
            </w:tcBorders>
            <w:shd w:val="clear" w:color="000000" w:fill="FFFFFF"/>
            <w:noWrap/>
          </w:tcPr>
          <w:p w14:paraId="0240FF91" w14:textId="77777777" w:rsidR="00180CE0" w:rsidRPr="00D06ED7" w:rsidRDefault="00180CE0" w:rsidP="00180CE0">
            <w:pPr>
              <w:spacing w:after="0" w:line="240" w:lineRule="auto"/>
              <w:jc w:val="right"/>
              <w:rPr>
                <w:rFonts w:ascii="Calibri" w:eastAsia="Times New Roman" w:hAnsi="Calibri" w:cs="Calibri"/>
                <w:color w:val="000000"/>
              </w:rPr>
            </w:pPr>
          </w:p>
        </w:tc>
        <w:tc>
          <w:tcPr>
            <w:tcW w:w="780" w:type="dxa"/>
            <w:tcBorders>
              <w:top w:val="nil"/>
              <w:left w:val="nil"/>
              <w:bottom w:val="nil"/>
              <w:right w:val="nil"/>
            </w:tcBorders>
            <w:shd w:val="clear" w:color="000000" w:fill="FFFFFF"/>
            <w:noWrap/>
          </w:tcPr>
          <w:p w14:paraId="12990C7F" w14:textId="77777777" w:rsidR="00180CE0" w:rsidRPr="00D06ED7" w:rsidRDefault="00180CE0" w:rsidP="00180CE0">
            <w:pPr>
              <w:spacing w:after="0" w:line="240" w:lineRule="auto"/>
              <w:jc w:val="right"/>
              <w:rPr>
                <w:rFonts w:ascii="Calibri" w:eastAsia="Times New Roman" w:hAnsi="Calibri" w:cs="Calibri"/>
                <w:color w:val="000000"/>
              </w:rPr>
            </w:pPr>
          </w:p>
        </w:tc>
        <w:tc>
          <w:tcPr>
            <w:tcW w:w="760" w:type="dxa"/>
            <w:tcBorders>
              <w:top w:val="nil"/>
              <w:left w:val="nil"/>
              <w:bottom w:val="nil"/>
              <w:right w:val="nil"/>
            </w:tcBorders>
            <w:shd w:val="clear" w:color="000000" w:fill="FFFFFF"/>
            <w:noWrap/>
          </w:tcPr>
          <w:p w14:paraId="14812062" w14:textId="77777777" w:rsidR="00180CE0" w:rsidRPr="00D06ED7" w:rsidRDefault="00180CE0" w:rsidP="00180CE0">
            <w:pPr>
              <w:spacing w:after="0" w:line="240" w:lineRule="auto"/>
              <w:jc w:val="right"/>
              <w:rPr>
                <w:rFonts w:ascii="Calibri" w:eastAsia="Times New Roman" w:hAnsi="Calibri" w:cs="Calibri"/>
                <w:color w:val="000000"/>
              </w:rPr>
            </w:pPr>
          </w:p>
        </w:tc>
      </w:tr>
      <w:tr w:rsidR="00180CE0" w:rsidRPr="00D06ED7" w14:paraId="63EE8E95" w14:textId="77777777" w:rsidTr="00D57E53">
        <w:trPr>
          <w:trHeight w:val="290"/>
          <w:jc w:val="center"/>
        </w:trPr>
        <w:tc>
          <w:tcPr>
            <w:tcW w:w="1820" w:type="dxa"/>
            <w:tcBorders>
              <w:top w:val="nil"/>
              <w:left w:val="nil"/>
              <w:bottom w:val="nil"/>
              <w:right w:val="nil"/>
            </w:tcBorders>
            <w:shd w:val="clear" w:color="000000" w:fill="FFFFFF"/>
            <w:noWrap/>
            <w:vAlign w:val="bottom"/>
          </w:tcPr>
          <w:p w14:paraId="24DC377C" w14:textId="7FAE192A" w:rsidR="00180CE0" w:rsidRPr="00770900" w:rsidRDefault="00180CE0" w:rsidP="00180CE0">
            <w:pPr>
              <w:spacing w:after="0" w:line="240" w:lineRule="auto"/>
              <w:rPr>
                <w:rFonts w:ascii="Calibri" w:eastAsia="Times New Roman" w:hAnsi="Calibri" w:cs="Calibri"/>
                <w:b/>
                <w:bCs/>
                <w:color w:val="000000"/>
                <w:sz w:val="24"/>
                <w:szCs w:val="24"/>
              </w:rPr>
            </w:pPr>
            <w:r w:rsidRPr="00770900">
              <w:rPr>
                <w:rFonts w:ascii="Calibri" w:eastAsia="Times New Roman" w:hAnsi="Calibri" w:cs="Calibri"/>
                <w:b/>
                <w:bCs/>
                <w:color w:val="000000"/>
                <w:sz w:val="24"/>
                <w:szCs w:val="24"/>
              </w:rPr>
              <w:t>Other countries</w:t>
            </w:r>
          </w:p>
        </w:tc>
        <w:tc>
          <w:tcPr>
            <w:tcW w:w="660" w:type="dxa"/>
            <w:tcBorders>
              <w:top w:val="nil"/>
              <w:left w:val="nil"/>
              <w:bottom w:val="nil"/>
              <w:right w:val="nil"/>
            </w:tcBorders>
            <w:shd w:val="clear" w:color="000000" w:fill="FFFFFF"/>
            <w:noWrap/>
          </w:tcPr>
          <w:p w14:paraId="2F494E50" w14:textId="77777777" w:rsidR="00180CE0" w:rsidRPr="00D06ED7" w:rsidRDefault="00180CE0" w:rsidP="00180CE0">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000000" w:fill="FFFFFF"/>
            <w:noWrap/>
          </w:tcPr>
          <w:p w14:paraId="2A4E2ABB" w14:textId="77777777" w:rsidR="00180CE0" w:rsidRPr="00D06ED7" w:rsidRDefault="00180CE0" w:rsidP="00180CE0">
            <w:pPr>
              <w:spacing w:after="0" w:line="240" w:lineRule="auto"/>
              <w:jc w:val="right"/>
              <w:rPr>
                <w:rFonts w:ascii="Calibri" w:eastAsia="Times New Roman" w:hAnsi="Calibri" w:cs="Calibri"/>
                <w:color w:val="000000"/>
              </w:rPr>
            </w:pPr>
          </w:p>
        </w:tc>
        <w:tc>
          <w:tcPr>
            <w:tcW w:w="840" w:type="dxa"/>
            <w:tcBorders>
              <w:top w:val="nil"/>
              <w:left w:val="nil"/>
              <w:bottom w:val="nil"/>
              <w:right w:val="nil"/>
            </w:tcBorders>
            <w:shd w:val="clear" w:color="000000" w:fill="FFFFFF"/>
            <w:noWrap/>
          </w:tcPr>
          <w:p w14:paraId="13CA0F58" w14:textId="77777777" w:rsidR="00180CE0" w:rsidRPr="00D06ED7" w:rsidRDefault="00180CE0" w:rsidP="00180CE0">
            <w:pPr>
              <w:spacing w:after="0" w:line="240" w:lineRule="auto"/>
              <w:jc w:val="right"/>
              <w:rPr>
                <w:rFonts w:ascii="Calibri" w:eastAsia="Times New Roman" w:hAnsi="Calibri" w:cs="Calibri"/>
                <w:color w:val="000000"/>
              </w:rPr>
            </w:pPr>
          </w:p>
        </w:tc>
        <w:tc>
          <w:tcPr>
            <w:tcW w:w="901" w:type="dxa"/>
            <w:tcBorders>
              <w:top w:val="nil"/>
              <w:left w:val="nil"/>
              <w:bottom w:val="nil"/>
              <w:right w:val="nil"/>
            </w:tcBorders>
            <w:shd w:val="clear" w:color="000000" w:fill="FFFFFF"/>
            <w:noWrap/>
          </w:tcPr>
          <w:p w14:paraId="49BB5A6A" w14:textId="77777777" w:rsidR="00180CE0" w:rsidRPr="00D06ED7" w:rsidRDefault="00180CE0" w:rsidP="00180CE0">
            <w:pPr>
              <w:spacing w:after="0" w:line="240" w:lineRule="auto"/>
              <w:jc w:val="right"/>
              <w:rPr>
                <w:rFonts w:ascii="Calibri" w:eastAsia="Times New Roman" w:hAnsi="Calibri" w:cs="Calibri"/>
                <w:color w:val="000000"/>
              </w:rPr>
            </w:pPr>
          </w:p>
        </w:tc>
        <w:tc>
          <w:tcPr>
            <w:tcW w:w="920" w:type="dxa"/>
            <w:tcBorders>
              <w:top w:val="nil"/>
              <w:left w:val="nil"/>
              <w:bottom w:val="nil"/>
              <w:right w:val="nil"/>
            </w:tcBorders>
            <w:shd w:val="clear" w:color="000000" w:fill="FFFFFF"/>
            <w:noWrap/>
          </w:tcPr>
          <w:p w14:paraId="33887E3C" w14:textId="77777777" w:rsidR="00180CE0" w:rsidRPr="00D06ED7" w:rsidRDefault="00180CE0" w:rsidP="00180CE0">
            <w:pPr>
              <w:spacing w:after="0" w:line="240" w:lineRule="auto"/>
              <w:jc w:val="right"/>
              <w:rPr>
                <w:rFonts w:ascii="Calibri" w:eastAsia="Times New Roman" w:hAnsi="Calibri" w:cs="Calibri"/>
                <w:color w:val="000000"/>
              </w:rPr>
            </w:pPr>
          </w:p>
        </w:tc>
        <w:tc>
          <w:tcPr>
            <w:tcW w:w="820" w:type="dxa"/>
            <w:tcBorders>
              <w:top w:val="nil"/>
              <w:left w:val="nil"/>
              <w:bottom w:val="nil"/>
              <w:right w:val="nil"/>
            </w:tcBorders>
            <w:shd w:val="clear" w:color="000000" w:fill="FFFFFF"/>
            <w:noWrap/>
          </w:tcPr>
          <w:p w14:paraId="165F8297" w14:textId="77777777" w:rsidR="00180CE0" w:rsidRPr="00D06ED7" w:rsidRDefault="00180CE0" w:rsidP="00180CE0">
            <w:pPr>
              <w:spacing w:after="0" w:line="240" w:lineRule="auto"/>
              <w:jc w:val="right"/>
              <w:rPr>
                <w:rFonts w:ascii="Calibri" w:eastAsia="Times New Roman" w:hAnsi="Calibri" w:cs="Calibri"/>
                <w:color w:val="000000"/>
              </w:rPr>
            </w:pPr>
          </w:p>
        </w:tc>
        <w:tc>
          <w:tcPr>
            <w:tcW w:w="780" w:type="dxa"/>
            <w:tcBorders>
              <w:top w:val="nil"/>
              <w:left w:val="nil"/>
              <w:bottom w:val="nil"/>
              <w:right w:val="nil"/>
            </w:tcBorders>
            <w:shd w:val="clear" w:color="000000" w:fill="FFFFFF"/>
            <w:noWrap/>
          </w:tcPr>
          <w:p w14:paraId="69219692" w14:textId="77777777" w:rsidR="00180CE0" w:rsidRPr="00D06ED7" w:rsidRDefault="00180CE0" w:rsidP="00180CE0">
            <w:pPr>
              <w:spacing w:after="0" w:line="240" w:lineRule="auto"/>
              <w:jc w:val="right"/>
              <w:rPr>
                <w:rFonts w:ascii="Calibri" w:eastAsia="Times New Roman" w:hAnsi="Calibri" w:cs="Calibri"/>
                <w:color w:val="000000"/>
              </w:rPr>
            </w:pPr>
          </w:p>
        </w:tc>
        <w:tc>
          <w:tcPr>
            <w:tcW w:w="760" w:type="dxa"/>
            <w:tcBorders>
              <w:top w:val="nil"/>
              <w:left w:val="nil"/>
              <w:bottom w:val="nil"/>
              <w:right w:val="nil"/>
            </w:tcBorders>
            <w:shd w:val="clear" w:color="000000" w:fill="FFFFFF"/>
            <w:noWrap/>
          </w:tcPr>
          <w:p w14:paraId="489A5653" w14:textId="77777777" w:rsidR="00180CE0" w:rsidRPr="00D06ED7" w:rsidRDefault="00180CE0" w:rsidP="00180CE0">
            <w:pPr>
              <w:spacing w:after="0" w:line="240" w:lineRule="auto"/>
              <w:jc w:val="right"/>
              <w:rPr>
                <w:rFonts w:ascii="Calibri" w:eastAsia="Times New Roman" w:hAnsi="Calibri" w:cs="Calibri"/>
                <w:color w:val="000000"/>
              </w:rPr>
            </w:pPr>
          </w:p>
        </w:tc>
      </w:tr>
      <w:tr w:rsidR="00180CE0" w:rsidRPr="00D06ED7" w14:paraId="56EEEA28" w14:textId="77777777" w:rsidTr="00D57E53">
        <w:trPr>
          <w:trHeight w:val="290"/>
          <w:jc w:val="center"/>
        </w:trPr>
        <w:tc>
          <w:tcPr>
            <w:tcW w:w="1820" w:type="dxa"/>
            <w:tcBorders>
              <w:top w:val="nil"/>
              <w:left w:val="nil"/>
              <w:bottom w:val="nil"/>
              <w:right w:val="nil"/>
            </w:tcBorders>
            <w:shd w:val="clear" w:color="000000" w:fill="FFFFFF"/>
            <w:noWrap/>
            <w:vAlign w:val="bottom"/>
          </w:tcPr>
          <w:p w14:paraId="2A4D5C18" w14:textId="1FE8277D"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All countries</w:t>
            </w:r>
          </w:p>
        </w:tc>
        <w:tc>
          <w:tcPr>
            <w:tcW w:w="660" w:type="dxa"/>
            <w:tcBorders>
              <w:top w:val="nil"/>
              <w:left w:val="nil"/>
              <w:bottom w:val="nil"/>
              <w:right w:val="nil"/>
            </w:tcBorders>
            <w:shd w:val="clear" w:color="000000" w:fill="FFFFFF"/>
            <w:noWrap/>
          </w:tcPr>
          <w:p w14:paraId="74D2CE4C" w14:textId="428820D2"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125</w:t>
            </w:r>
          </w:p>
        </w:tc>
        <w:tc>
          <w:tcPr>
            <w:tcW w:w="960" w:type="dxa"/>
            <w:tcBorders>
              <w:top w:val="nil"/>
              <w:left w:val="nil"/>
              <w:bottom w:val="nil"/>
              <w:right w:val="nil"/>
            </w:tcBorders>
            <w:shd w:val="clear" w:color="000000" w:fill="FFFFFF"/>
            <w:noWrap/>
          </w:tcPr>
          <w:p w14:paraId="56412D2F" w14:textId="2ACA4E4F"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-23.4</w:t>
            </w:r>
          </w:p>
        </w:tc>
        <w:tc>
          <w:tcPr>
            <w:tcW w:w="840" w:type="dxa"/>
            <w:tcBorders>
              <w:top w:val="nil"/>
              <w:left w:val="nil"/>
              <w:bottom w:val="nil"/>
              <w:right w:val="nil"/>
            </w:tcBorders>
            <w:shd w:val="clear" w:color="000000" w:fill="FFFFFF"/>
            <w:noWrap/>
          </w:tcPr>
          <w:p w14:paraId="1D6F5824" w14:textId="40EF0D1A"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-8.2</w:t>
            </w:r>
          </w:p>
        </w:tc>
        <w:tc>
          <w:tcPr>
            <w:tcW w:w="901" w:type="dxa"/>
            <w:tcBorders>
              <w:top w:val="nil"/>
              <w:left w:val="nil"/>
              <w:bottom w:val="nil"/>
              <w:right w:val="nil"/>
            </w:tcBorders>
            <w:shd w:val="clear" w:color="000000" w:fill="FFFFFF"/>
            <w:noWrap/>
          </w:tcPr>
          <w:p w14:paraId="53951E6A" w14:textId="17BA5B3B"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-6.3</w:t>
            </w:r>
          </w:p>
        </w:tc>
        <w:tc>
          <w:tcPr>
            <w:tcW w:w="920" w:type="dxa"/>
            <w:tcBorders>
              <w:top w:val="nil"/>
              <w:left w:val="nil"/>
              <w:bottom w:val="nil"/>
              <w:right w:val="nil"/>
            </w:tcBorders>
            <w:shd w:val="clear" w:color="000000" w:fill="FFFFFF"/>
            <w:noWrap/>
          </w:tcPr>
          <w:p w14:paraId="1ABCB156" w14:textId="3F1F1B67"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-4.6</w:t>
            </w:r>
          </w:p>
        </w:tc>
        <w:tc>
          <w:tcPr>
            <w:tcW w:w="820" w:type="dxa"/>
            <w:tcBorders>
              <w:top w:val="nil"/>
              <w:left w:val="nil"/>
              <w:bottom w:val="nil"/>
              <w:right w:val="nil"/>
            </w:tcBorders>
            <w:shd w:val="clear" w:color="000000" w:fill="FFFFFF"/>
            <w:noWrap/>
          </w:tcPr>
          <w:p w14:paraId="53EBE823" w14:textId="54AAD556"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0.0</w:t>
            </w:r>
          </w:p>
        </w:tc>
        <w:tc>
          <w:tcPr>
            <w:tcW w:w="780" w:type="dxa"/>
            <w:tcBorders>
              <w:top w:val="nil"/>
              <w:left w:val="nil"/>
              <w:bottom w:val="nil"/>
              <w:right w:val="nil"/>
            </w:tcBorders>
            <w:shd w:val="clear" w:color="000000" w:fill="FFFFFF"/>
            <w:noWrap/>
          </w:tcPr>
          <w:p w14:paraId="1C3573E3" w14:textId="48A92B02"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-6.7</w:t>
            </w:r>
          </w:p>
        </w:tc>
        <w:tc>
          <w:tcPr>
            <w:tcW w:w="760" w:type="dxa"/>
            <w:tcBorders>
              <w:top w:val="nil"/>
              <w:left w:val="nil"/>
              <w:bottom w:val="nil"/>
              <w:right w:val="nil"/>
            </w:tcBorders>
            <w:shd w:val="clear" w:color="000000" w:fill="FFFFFF"/>
            <w:noWrap/>
          </w:tcPr>
          <w:p w14:paraId="49AB97E4" w14:textId="6B470484"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3.5</w:t>
            </w:r>
          </w:p>
        </w:tc>
      </w:tr>
      <w:tr w:rsidR="00180CE0" w:rsidRPr="00D06ED7" w14:paraId="644E1850" w14:textId="77777777" w:rsidTr="00D57E53">
        <w:trPr>
          <w:trHeight w:val="290"/>
          <w:jc w:val="center"/>
        </w:trPr>
        <w:tc>
          <w:tcPr>
            <w:tcW w:w="1820" w:type="dxa"/>
            <w:tcBorders>
              <w:top w:val="nil"/>
              <w:left w:val="nil"/>
              <w:bottom w:val="nil"/>
              <w:right w:val="nil"/>
            </w:tcBorders>
            <w:shd w:val="clear" w:color="000000" w:fill="FFFFFF"/>
            <w:noWrap/>
            <w:vAlign w:val="bottom"/>
          </w:tcPr>
          <w:p w14:paraId="0F05C4B6" w14:textId="654B5983"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Adv. Ec.</w:t>
            </w:r>
          </w:p>
        </w:tc>
        <w:tc>
          <w:tcPr>
            <w:tcW w:w="660" w:type="dxa"/>
            <w:tcBorders>
              <w:top w:val="nil"/>
              <w:left w:val="nil"/>
              <w:bottom w:val="nil"/>
              <w:right w:val="nil"/>
            </w:tcBorders>
            <w:shd w:val="clear" w:color="000000" w:fill="FFFFFF"/>
            <w:noWrap/>
          </w:tcPr>
          <w:p w14:paraId="6B5828B8" w14:textId="74B8866F"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30</w:t>
            </w:r>
          </w:p>
        </w:tc>
        <w:tc>
          <w:tcPr>
            <w:tcW w:w="960" w:type="dxa"/>
            <w:tcBorders>
              <w:top w:val="nil"/>
              <w:left w:val="nil"/>
              <w:bottom w:val="nil"/>
              <w:right w:val="nil"/>
            </w:tcBorders>
            <w:shd w:val="clear" w:color="000000" w:fill="FFFFFF"/>
            <w:noWrap/>
          </w:tcPr>
          <w:p w14:paraId="301F1A4C" w14:textId="35D6F02C"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-12.4</w:t>
            </w:r>
          </w:p>
        </w:tc>
        <w:tc>
          <w:tcPr>
            <w:tcW w:w="840" w:type="dxa"/>
            <w:tcBorders>
              <w:top w:val="nil"/>
              <w:left w:val="nil"/>
              <w:bottom w:val="nil"/>
              <w:right w:val="nil"/>
            </w:tcBorders>
            <w:shd w:val="clear" w:color="000000" w:fill="FFFFFF"/>
            <w:noWrap/>
          </w:tcPr>
          <w:p w14:paraId="3440AE67" w14:textId="5679A9E7"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-7.6</w:t>
            </w:r>
          </w:p>
        </w:tc>
        <w:tc>
          <w:tcPr>
            <w:tcW w:w="901" w:type="dxa"/>
            <w:tcBorders>
              <w:top w:val="nil"/>
              <w:left w:val="nil"/>
              <w:bottom w:val="nil"/>
              <w:right w:val="nil"/>
            </w:tcBorders>
            <w:shd w:val="clear" w:color="000000" w:fill="FFFFFF"/>
            <w:noWrap/>
          </w:tcPr>
          <w:p w14:paraId="306F6243" w14:textId="598CFFE9"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-5.8</w:t>
            </w:r>
          </w:p>
        </w:tc>
        <w:tc>
          <w:tcPr>
            <w:tcW w:w="920" w:type="dxa"/>
            <w:tcBorders>
              <w:top w:val="nil"/>
              <w:left w:val="nil"/>
              <w:bottom w:val="nil"/>
              <w:right w:val="nil"/>
            </w:tcBorders>
            <w:shd w:val="clear" w:color="000000" w:fill="FFFFFF"/>
            <w:noWrap/>
          </w:tcPr>
          <w:p w14:paraId="3C196AB3" w14:textId="3B12F706"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-4.3</w:t>
            </w:r>
          </w:p>
        </w:tc>
        <w:tc>
          <w:tcPr>
            <w:tcW w:w="820" w:type="dxa"/>
            <w:tcBorders>
              <w:top w:val="nil"/>
              <w:left w:val="nil"/>
              <w:bottom w:val="nil"/>
              <w:right w:val="nil"/>
            </w:tcBorders>
            <w:shd w:val="clear" w:color="000000" w:fill="FFFFFF"/>
            <w:noWrap/>
          </w:tcPr>
          <w:p w14:paraId="361F1E02" w14:textId="214D48B6"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-0.1</w:t>
            </w:r>
          </w:p>
        </w:tc>
        <w:tc>
          <w:tcPr>
            <w:tcW w:w="780" w:type="dxa"/>
            <w:tcBorders>
              <w:top w:val="nil"/>
              <w:left w:val="nil"/>
              <w:bottom w:val="nil"/>
              <w:right w:val="nil"/>
            </w:tcBorders>
            <w:shd w:val="clear" w:color="000000" w:fill="FFFFFF"/>
            <w:noWrap/>
          </w:tcPr>
          <w:p w14:paraId="62CF096B" w14:textId="55BC1BA3"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-6.1</w:t>
            </w:r>
          </w:p>
        </w:tc>
        <w:tc>
          <w:tcPr>
            <w:tcW w:w="760" w:type="dxa"/>
            <w:tcBorders>
              <w:top w:val="nil"/>
              <w:left w:val="nil"/>
              <w:bottom w:val="nil"/>
              <w:right w:val="nil"/>
            </w:tcBorders>
            <w:shd w:val="clear" w:color="000000" w:fill="FFFFFF"/>
            <w:noWrap/>
          </w:tcPr>
          <w:p w14:paraId="3BA92DC8" w14:textId="56CF3CBB"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2.5</w:t>
            </w:r>
          </w:p>
        </w:tc>
      </w:tr>
      <w:tr w:rsidR="00180CE0" w:rsidRPr="00D06ED7" w14:paraId="0B9CCAAA" w14:textId="77777777" w:rsidTr="00D57E53">
        <w:trPr>
          <w:trHeight w:val="290"/>
          <w:jc w:val="center"/>
        </w:trPr>
        <w:tc>
          <w:tcPr>
            <w:tcW w:w="1820" w:type="dxa"/>
            <w:tcBorders>
              <w:top w:val="nil"/>
              <w:left w:val="nil"/>
              <w:bottom w:val="nil"/>
              <w:right w:val="nil"/>
            </w:tcBorders>
            <w:shd w:val="clear" w:color="000000" w:fill="FFFFFF"/>
            <w:noWrap/>
            <w:vAlign w:val="bottom"/>
          </w:tcPr>
          <w:p w14:paraId="5C0CE433" w14:textId="19178486" w:rsidR="00180CE0" w:rsidRPr="00D06ED7" w:rsidRDefault="00180CE0" w:rsidP="00180CE0">
            <w:pPr>
              <w:spacing w:after="0" w:line="240" w:lineRule="auto"/>
              <w:rPr>
                <w:rFonts w:ascii="Calibri" w:eastAsia="Times New Roman" w:hAnsi="Calibri" w:cs="Calibri"/>
                <w:color w:val="000000"/>
              </w:rPr>
            </w:pPr>
            <w:r w:rsidRPr="00D06ED7">
              <w:rPr>
                <w:rFonts w:ascii="Calibri" w:eastAsia="Times New Roman" w:hAnsi="Calibri" w:cs="Calibri"/>
                <w:color w:val="000000"/>
              </w:rPr>
              <w:t>Emg. and Dev. Ec.</w:t>
            </w:r>
          </w:p>
        </w:tc>
        <w:tc>
          <w:tcPr>
            <w:tcW w:w="660" w:type="dxa"/>
            <w:tcBorders>
              <w:top w:val="nil"/>
              <w:left w:val="nil"/>
              <w:bottom w:val="nil"/>
              <w:right w:val="nil"/>
            </w:tcBorders>
            <w:shd w:val="clear" w:color="000000" w:fill="FFFFFF"/>
            <w:noWrap/>
          </w:tcPr>
          <w:p w14:paraId="759B5210" w14:textId="761CBCBA"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95</w:t>
            </w:r>
          </w:p>
        </w:tc>
        <w:tc>
          <w:tcPr>
            <w:tcW w:w="960" w:type="dxa"/>
            <w:tcBorders>
              <w:top w:val="nil"/>
              <w:left w:val="nil"/>
              <w:bottom w:val="nil"/>
              <w:right w:val="nil"/>
            </w:tcBorders>
            <w:shd w:val="clear" w:color="000000" w:fill="FFFFFF"/>
            <w:noWrap/>
          </w:tcPr>
          <w:p w14:paraId="62A83256" w14:textId="4205F644"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-23.4</w:t>
            </w:r>
          </w:p>
        </w:tc>
        <w:tc>
          <w:tcPr>
            <w:tcW w:w="840" w:type="dxa"/>
            <w:tcBorders>
              <w:top w:val="nil"/>
              <w:left w:val="nil"/>
              <w:bottom w:val="nil"/>
              <w:right w:val="nil"/>
            </w:tcBorders>
            <w:shd w:val="clear" w:color="000000" w:fill="FFFFFF"/>
            <w:noWrap/>
          </w:tcPr>
          <w:p w14:paraId="699FF743" w14:textId="23B32068"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-8.4</w:t>
            </w:r>
          </w:p>
        </w:tc>
        <w:tc>
          <w:tcPr>
            <w:tcW w:w="901" w:type="dxa"/>
            <w:tcBorders>
              <w:top w:val="nil"/>
              <w:left w:val="nil"/>
              <w:bottom w:val="nil"/>
              <w:right w:val="nil"/>
            </w:tcBorders>
            <w:shd w:val="clear" w:color="000000" w:fill="FFFFFF"/>
            <w:noWrap/>
          </w:tcPr>
          <w:p w14:paraId="38DDC65E" w14:textId="4E409198"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-6.5</w:t>
            </w:r>
          </w:p>
        </w:tc>
        <w:tc>
          <w:tcPr>
            <w:tcW w:w="920" w:type="dxa"/>
            <w:tcBorders>
              <w:top w:val="nil"/>
              <w:left w:val="nil"/>
              <w:bottom w:val="nil"/>
              <w:right w:val="nil"/>
            </w:tcBorders>
            <w:shd w:val="clear" w:color="000000" w:fill="FFFFFF"/>
            <w:noWrap/>
          </w:tcPr>
          <w:p w14:paraId="2F0FD5BF" w14:textId="0E574816"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-4.7</w:t>
            </w:r>
          </w:p>
        </w:tc>
        <w:tc>
          <w:tcPr>
            <w:tcW w:w="820" w:type="dxa"/>
            <w:tcBorders>
              <w:top w:val="nil"/>
              <w:left w:val="nil"/>
              <w:bottom w:val="nil"/>
              <w:right w:val="nil"/>
            </w:tcBorders>
            <w:shd w:val="clear" w:color="000000" w:fill="FFFFFF"/>
            <w:noWrap/>
          </w:tcPr>
          <w:p w14:paraId="0D87D2D0" w14:textId="3BA8AA8F"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0.0</w:t>
            </w:r>
          </w:p>
        </w:tc>
        <w:tc>
          <w:tcPr>
            <w:tcW w:w="780" w:type="dxa"/>
            <w:tcBorders>
              <w:top w:val="nil"/>
              <w:left w:val="nil"/>
              <w:bottom w:val="nil"/>
              <w:right w:val="nil"/>
            </w:tcBorders>
            <w:shd w:val="clear" w:color="000000" w:fill="FFFFFF"/>
            <w:noWrap/>
          </w:tcPr>
          <w:p w14:paraId="2EAF218C" w14:textId="3DCDF670"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-6.9</w:t>
            </w:r>
          </w:p>
        </w:tc>
        <w:tc>
          <w:tcPr>
            <w:tcW w:w="760" w:type="dxa"/>
            <w:tcBorders>
              <w:top w:val="nil"/>
              <w:left w:val="nil"/>
              <w:bottom w:val="nil"/>
              <w:right w:val="nil"/>
            </w:tcBorders>
            <w:shd w:val="clear" w:color="000000" w:fill="FFFFFF"/>
            <w:noWrap/>
          </w:tcPr>
          <w:p w14:paraId="0FA6C33E" w14:textId="79B5532E" w:rsidR="00180CE0" w:rsidRPr="00D06ED7" w:rsidRDefault="00180CE0" w:rsidP="00180CE0">
            <w:pPr>
              <w:spacing w:after="0" w:line="240" w:lineRule="auto"/>
              <w:jc w:val="right"/>
              <w:rPr>
                <w:rFonts w:ascii="Calibri" w:eastAsia="Times New Roman" w:hAnsi="Calibri" w:cs="Calibri"/>
                <w:color w:val="000000"/>
              </w:rPr>
            </w:pPr>
            <w:r>
              <w:rPr>
                <w:rFonts w:ascii="Calibri" w:hAnsi="Calibri" w:cs="Calibri"/>
                <w:color w:val="000000"/>
              </w:rPr>
              <w:t>3.8</w:t>
            </w:r>
          </w:p>
        </w:tc>
      </w:tr>
    </w:tbl>
    <w:p w14:paraId="1127B456" w14:textId="77777777" w:rsidR="00BA58FC" w:rsidRDefault="00BA58FC"/>
    <w:p w14:paraId="3D4E81F7" w14:textId="77777777" w:rsidR="00CF02CF" w:rsidRDefault="00343F9B">
      <w:r>
        <w:t xml:space="preserve">Note: </w:t>
      </w:r>
      <w:r w:rsidR="003372AD">
        <w:t xml:space="preserve">High tourism countries are those with an average </w:t>
      </w:r>
      <w:r w:rsidR="00B61D69">
        <w:t>direct share of tourism in</w:t>
      </w:r>
      <w:r w:rsidR="0011084B">
        <w:t xml:space="preserve"> GDP during 2015-19 above 6 percent (roughly the 75</w:t>
      </w:r>
      <w:r w:rsidR="0011084B" w:rsidRPr="0011084B">
        <w:rPr>
          <w:vertAlign w:val="superscript"/>
        </w:rPr>
        <w:t>th</w:t>
      </w:r>
      <w:r w:rsidR="0011084B">
        <w:t xml:space="preserve"> percentile)</w:t>
      </w:r>
      <w:r w:rsidR="003372AD">
        <w:t>. F</w:t>
      </w:r>
      <w:r>
        <w:t xml:space="preserve">or a few countries </w:t>
      </w:r>
      <w:r w:rsidR="00B61023">
        <w:t>data on the tourism share in GDP</w:t>
      </w:r>
      <w:r>
        <w:t xml:space="preserve"> is not available: hence </w:t>
      </w:r>
      <w:r w:rsidR="0028193C">
        <w:t xml:space="preserve">the observations in “high tourism” and “other countries” are fewer than </w:t>
      </w:r>
      <w:r w:rsidR="003372AD">
        <w:t>those for all countries.</w:t>
      </w:r>
      <w:r w:rsidR="00B61023">
        <w:t xml:space="preserve"> The sample excludes </w:t>
      </w:r>
      <w:r w:rsidR="009B537E">
        <w:t xml:space="preserve">a few stressed economies (Iran, Lebanon, Libya, Sudan, Yemen), Guyana, as well as </w:t>
      </w:r>
      <w:r w:rsidR="007E1B9D">
        <w:t>Macao</w:t>
      </w:r>
      <w:r w:rsidR="009B537E">
        <w:t>. The latter</w:t>
      </w:r>
      <w:r w:rsidR="007E1B9D">
        <w:t xml:space="preserve"> </w:t>
      </w:r>
      <w:r w:rsidR="00CF02CF">
        <w:t xml:space="preserve">(which is an advanced economy according to the IMF classification) </w:t>
      </w:r>
      <w:r w:rsidR="007E1B9D">
        <w:t>has</w:t>
      </w:r>
      <w:r w:rsidR="00687F23">
        <w:t xml:space="preserve"> a direct tourism share of 28 percent, a total one of 59 percent, and a growth “surprise” of -</w:t>
      </w:r>
      <w:r w:rsidR="00FF53FC">
        <w:t xml:space="preserve">55 percent. </w:t>
      </w:r>
    </w:p>
    <w:p w14:paraId="78074BAF" w14:textId="2C185A57" w:rsidR="004052DB" w:rsidRDefault="00FF53FC">
      <w:r>
        <w:t>S</w:t>
      </w:r>
      <w:r w:rsidR="00BA58FC">
        <w:t>ource: Author’s calculation based on IMF (2020), (2021) and national sources.</w:t>
      </w:r>
      <w:r w:rsidR="004052DB">
        <w:br w:type="page"/>
      </w:r>
    </w:p>
    <w:p w14:paraId="53668149" w14:textId="77777777" w:rsidR="00B956B1" w:rsidRDefault="00B956B1"/>
    <w:p w14:paraId="27E7FD10" w14:textId="69621A9D" w:rsidR="00C85F8D" w:rsidRDefault="00C85F8D" w:rsidP="00F17DC1">
      <w:pPr>
        <w:jc w:val="center"/>
      </w:pPr>
      <w:commentRangeStart w:id="386"/>
      <w:r>
        <w:t xml:space="preserve">Table </w:t>
      </w:r>
      <w:r w:rsidR="00C27064">
        <w:t>8</w:t>
      </w:r>
      <w:r>
        <w:t>. Growth regressions (I)</w:t>
      </w:r>
      <w:commentRangeEnd w:id="386"/>
      <w:r w:rsidR="004C0591">
        <w:rPr>
          <w:rStyle w:val="CommentReference"/>
        </w:rPr>
        <w:commentReference w:id="386"/>
      </w:r>
    </w:p>
    <w:p w14:paraId="09E40F68" w14:textId="77777777" w:rsidR="00C85F8D" w:rsidRDefault="00C85F8D" w:rsidP="00C85F8D"/>
    <w:tbl>
      <w:tblPr>
        <w:tblW w:w="8640" w:type="dxa"/>
        <w:tblLook w:val="04A0" w:firstRow="1" w:lastRow="0" w:firstColumn="1" w:lastColumn="0" w:noHBand="0" w:noVBand="1"/>
      </w:tblPr>
      <w:tblGrid>
        <w:gridCol w:w="4177"/>
        <w:gridCol w:w="1118"/>
        <w:gridCol w:w="1115"/>
        <w:gridCol w:w="1115"/>
        <w:gridCol w:w="1115"/>
      </w:tblGrid>
      <w:tr w:rsidR="00C85F8D" w:rsidRPr="00F1696E" w14:paraId="1EDB2665" w14:textId="77777777" w:rsidTr="00C85F8D">
        <w:trPr>
          <w:trHeight w:val="290"/>
        </w:trPr>
        <w:tc>
          <w:tcPr>
            <w:tcW w:w="4177" w:type="dxa"/>
            <w:tcBorders>
              <w:top w:val="nil"/>
              <w:left w:val="nil"/>
              <w:bottom w:val="nil"/>
              <w:right w:val="nil"/>
            </w:tcBorders>
            <w:shd w:val="clear" w:color="000000" w:fill="FFFFFF"/>
            <w:noWrap/>
            <w:vAlign w:val="bottom"/>
            <w:hideMark/>
          </w:tcPr>
          <w:p w14:paraId="0D2FABED" w14:textId="77777777" w:rsidR="00C85F8D" w:rsidRPr="00F1696E" w:rsidRDefault="00C85F8D" w:rsidP="00D57E53">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78E35DD7" w14:textId="77777777" w:rsidR="00C85F8D" w:rsidRPr="00F1696E" w:rsidRDefault="00C85F8D" w:rsidP="00D57E53">
            <w:pPr>
              <w:spacing w:after="0" w:line="240" w:lineRule="auto"/>
              <w:jc w:val="center"/>
              <w:rPr>
                <w:rFonts w:ascii="Calibri" w:eastAsia="Times New Roman" w:hAnsi="Calibri" w:cs="Times New Roman"/>
                <w:color w:val="000000"/>
              </w:rPr>
            </w:pPr>
            <w:r w:rsidRPr="00F1696E">
              <w:rPr>
                <w:rFonts w:ascii="Calibri" w:eastAsia="Times New Roman" w:hAnsi="Calibri" w:cs="Times New Roman"/>
                <w:color w:val="000000"/>
              </w:rPr>
              <w:t>(1)</w:t>
            </w:r>
          </w:p>
        </w:tc>
        <w:tc>
          <w:tcPr>
            <w:tcW w:w="1115" w:type="dxa"/>
            <w:tcBorders>
              <w:top w:val="nil"/>
              <w:left w:val="nil"/>
              <w:bottom w:val="nil"/>
              <w:right w:val="nil"/>
            </w:tcBorders>
            <w:shd w:val="clear" w:color="000000" w:fill="FFFFFF"/>
            <w:noWrap/>
            <w:vAlign w:val="bottom"/>
            <w:hideMark/>
          </w:tcPr>
          <w:p w14:paraId="4593EA88" w14:textId="77777777" w:rsidR="00C85F8D" w:rsidRPr="00F1696E" w:rsidRDefault="00C85F8D" w:rsidP="00D57E53">
            <w:pPr>
              <w:spacing w:after="0" w:line="240" w:lineRule="auto"/>
              <w:jc w:val="center"/>
              <w:rPr>
                <w:rFonts w:ascii="Calibri" w:eastAsia="Times New Roman" w:hAnsi="Calibri" w:cs="Times New Roman"/>
                <w:color w:val="000000"/>
              </w:rPr>
            </w:pPr>
            <w:r w:rsidRPr="00F1696E">
              <w:rPr>
                <w:rFonts w:ascii="Calibri" w:eastAsia="Times New Roman" w:hAnsi="Calibri" w:cs="Times New Roman"/>
                <w:color w:val="000000"/>
              </w:rPr>
              <w:t>(2)</w:t>
            </w:r>
          </w:p>
        </w:tc>
        <w:tc>
          <w:tcPr>
            <w:tcW w:w="1115" w:type="dxa"/>
            <w:tcBorders>
              <w:top w:val="nil"/>
              <w:left w:val="nil"/>
              <w:bottom w:val="nil"/>
              <w:right w:val="nil"/>
            </w:tcBorders>
            <w:shd w:val="clear" w:color="000000" w:fill="FFFFFF"/>
            <w:noWrap/>
            <w:vAlign w:val="bottom"/>
            <w:hideMark/>
          </w:tcPr>
          <w:p w14:paraId="56992CC3" w14:textId="77777777" w:rsidR="00C85F8D" w:rsidRPr="00F1696E" w:rsidRDefault="00C85F8D" w:rsidP="00D57E53">
            <w:pPr>
              <w:spacing w:after="0" w:line="240" w:lineRule="auto"/>
              <w:jc w:val="center"/>
              <w:rPr>
                <w:rFonts w:ascii="Calibri" w:eastAsia="Times New Roman" w:hAnsi="Calibri" w:cs="Times New Roman"/>
                <w:color w:val="000000"/>
              </w:rPr>
            </w:pPr>
            <w:r w:rsidRPr="00F1696E">
              <w:rPr>
                <w:rFonts w:ascii="Calibri" w:eastAsia="Times New Roman" w:hAnsi="Calibri" w:cs="Times New Roman"/>
                <w:color w:val="000000"/>
              </w:rPr>
              <w:t>(3)</w:t>
            </w:r>
          </w:p>
        </w:tc>
        <w:tc>
          <w:tcPr>
            <w:tcW w:w="1115" w:type="dxa"/>
            <w:tcBorders>
              <w:top w:val="nil"/>
              <w:left w:val="nil"/>
              <w:bottom w:val="nil"/>
              <w:right w:val="nil"/>
            </w:tcBorders>
            <w:shd w:val="clear" w:color="000000" w:fill="FFFFFF"/>
            <w:noWrap/>
            <w:vAlign w:val="bottom"/>
            <w:hideMark/>
          </w:tcPr>
          <w:p w14:paraId="4D570802" w14:textId="77777777" w:rsidR="00C85F8D" w:rsidRPr="00F1696E" w:rsidRDefault="00C85F8D" w:rsidP="00D57E53">
            <w:pPr>
              <w:spacing w:after="0" w:line="240" w:lineRule="auto"/>
              <w:jc w:val="center"/>
              <w:rPr>
                <w:rFonts w:ascii="Calibri" w:eastAsia="Times New Roman" w:hAnsi="Calibri" w:cs="Times New Roman"/>
                <w:color w:val="000000"/>
              </w:rPr>
            </w:pPr>
            <w:r w:rsidRPr="00F1696E">
              <w:rPr>
                <w:rFonts w:ascii="Calibri" w:eastAsia="Times New Roman" w:hAnsi="Calibri" w:cs="Times New Roman"/>
                <w:color w:val="000000"/>
              </w:rPr>
              <w:t>(4)</w:t>
            </w:r>
          </w:p>
        </w:tc>
      </w:tr>
      <w:tr w:rsidR="00C85F8D" w:rsidRPr="00F1696E" w14:paraId="08B8A92E" w14:textId="77777777" w:rsidTr="00C85F8D">
        <w:trPr>
          <w:trHeight w:val="290"/>
        </w:trPr>
        <w:tc>
          <w:tcPr>
            <w:tcW w:w="4177" w:type="dxa"/>
            <w:tcBorders>
              <w:top w:val="nil"/>
              <w:left w:val="nil"/>
              <w:bottom w:val="nil"/>
              <w:right w:val="nil"/>
            </w:tcBorders>
            <w:shd w:val="clear" w:color="000000" w:fill="FFFFFF"/>
            <w:noWrap/>
            <w:vAlign w:val="bottom"/>
            <w:hideMark/>
          </w:tcPr>
          <w:p w14:paraId="585CB939" w14:textId="77777777" w:rsidR="00C85F8D" w:rsidRPr="00F1696E" w:rsidRDefault="00C85F8D" w:rsidP="00D57E53">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783A92F3" w14:textId="77777777" w:rsidR="00C85F8D" w:rsidRPr="00F1696E" w:rsidRDefault="00C85F8D" w:rsidP="00D57E53">
            <w:pPr>
              <w:spacing w:after="0" w:line="240" w:lineRule="auto"/>
              <w:jc w:val="center"/>
              <w:rPr>
                <w:rFonts w:ascii="Calibri" w:eastAsia="Times New Roman" w:hAnsi="Calibri" w:cs="Times New Roman"/>
                <w:color w:val="000000"/>
              </w:rPr>
            </w:pPr>
            <w:r w:rsidRPr="00F1696E">
              <w:rPr>
                <w:rFonts w:ascii="Calibri" w:eastAsia="Times New Roman" w:hAnsi="Calibri" w:cs="Times New Roman"/>
                <w:color w:val="000000"/>
              </w:rPr>
              <w:t>All</w:t>
            </w:r>
          </w:p>
        </w:tc>
        <w:tc>
          <w:tcPr>
            <w:tcW w:w="1115" w:type="dxa"/>
            <w:tcBorders>
              <w:top w:val="nil"/>
              <w:left w:val="nil"/>
              <w:bottom w:val="nil"/>
              <w:right w:val="nil"/>
            </w:tcBorders>
            <w:shd w:val="clear" w:color="000000" w:fill="FFFFFF"/>
            <w:noWrap/>
            <w:vAlign w:val="bottom"/>
            <w:hideMark/>
          </w:tcPr>
          <w:p w14:paraId="7A246CE9" w14:textId="77777777" w:rsidR="00C85F8D" w:rsidRPr="00F1696E" w:rsidRDefault="00C85F8D" w:rsidP="00D57E53">
            <w:pPr>
              <w:spacing w:after="0" w:line="240" w:lineRule="auto"/>
              <w:jc w:val="center"/>
              <w:rPr>
                <w:rFonts w:ascii="Calibri" w:eastAsia="Times New Roman" w:hAnsi="Calibri" w:cs="Times New Roman"/>
                <w:color w:val="000000"/>
              </w:rPr>
            </w:pPr>
            <w:r w:rsidRPr="00F1696E">
              <w:rPr>
                <w:rFonts w:ascii="Calibri" w:eastAsia="Times New Roman" w:hAnsi="Calibri" w:cs="Times New Roman"/>
                <w:color w:val="000000"/>
              </w:rPr>
              <w:t>All</w:t>
            </w:r>
          </w:p>
        </w:tc>
        <w:tc>
          <w:tcPr>
            <w:tcW w:w="1115" w:type="dxa"/>
            <w:tcBorders>
              <w:top w:val="nil"/>
              <w:left w:val="nil"/>
              <w:bottom w:val="nil"/>
              <w:right w:val="nil"/>
            </w:tcBorders>
            <w:shd w:val="clear" w:color="000000" w:fill="FFFFFF"/>
            <w:noWrap/>
            <w:vAlign w:val="bottom"/>
            <w:hideMark/>
          </w:tcPr>
          <w:p w14:paraId="62731191" w14:textId="77777777" w:rsidR="00C85F8D" w:rsidRPr="00F1696E" w:rsidRDefault="00C85F8D" w:rsidP="00D57E53">
            <w:pPr>
              <w:spacing w:after="0" w:line="240" w:lineRule="auto"/>
              <w:jc w:val="center"/>
              <w:rPr>
                <w:rFonts w:ascii="Calibri" w:eastAsia="Times New Roman" w:hAnsi="Calibri" w:cs="Times New Roman"/>
                <w:color w:val="000000"/>
              </w:rPr>
            </w:pPr>
            <w:r w:rsidRPr="00F1696E">
              <w:rPr>
                <w:rFonts w:ascii="Calibri" w:eastAsia="Times New Roman" w:hAnsi="Calibri" w:cs="Times New Roman"/>
                <w:color w:val="000000"/>
              </w:rPr>
              <w:t>All</w:t>
            </w:r>
          </w:p>
        </w:tc>
        <w:tc>
          <w:tcPr>
            <w:tcW w:w="1115" w:type="dxa"/>
            <w:tcBorders>
              <w:top w:val="nil"/>
              <w:left w:val="nil"/>
              <w:bottom w:val="nil"/>
              <w:right w:val="nil"/>
            </w:tcBorders>
            <w:shd w:val="clear" w:color="000000" w:fill="FFFFFF"/>
            <w:noWrap/>
            <w:vAlign w:val="bottom"/>
            <w:hideMark/>
          </w:tcPr>
          <w:p w14:paraId="7375C94E" w14:textId="77777777" w:rsidR="00C85F8D" w:rsidRPr="00F1696E" w:rsidRDefault="00C85F8D" w:rsidP="00D57E53">
            <w:pPr>
              <w:spacing w:after="0" w:line="240" w:lineRule="auto"/>
              <w:jc w:val="center"/>
              <w:rPr>
                <w:rFonts w:ascii="Calibri" w:eastAsia="Times New Roman" w:hAnsi="Calibri" w:cs="Times New Roman"/>
                <w:color w:val="000000"/>
              </w:rPr>
            </w:pPr>
            <w:r w:rsidRPr="00F1696E">
              <w:rPr>
                <w:rFonts w:ascii="Calibri" w:eastAsia="Times New Roman" w:hAnsi="Calibri" w:cs="Times New Roman"/>
                <w:color w:val="000000"/>
              </w:rPr>
              <w:t>All</w:t>
            </w:r>
          </w:p>
        </w:tc>
      </w:tr>
      <w:tr w:rsidR="00C85F8D" w:rsidRPr="00F1696E" w14:paraId="1E7B8F0D" w14:textId="77777777" w:rsidTr="00C85F8D">
        <w:trPr>
          <w:trHeight w:val="290"/>
        </w:trPr>
        <w:tc>
          <w:tcPr>
            <w:tcW w:w="4177" w:type="dxa"/>
            <w:tcBorders>
              <w:top w:val="nil"/>
              <w:left w:val="nil"/>
              <w:bottom w:val="nil"/>
              <w:right w:val="nil"/>
            </w:tcBorders>
            <w:shd w:val="clear" w:color="000000" w:fill="FFFFFF"/>
            <w:noWrap/>
            <w:vAlign w:val="bottom"/>
            <w:hideMark/>
          </w:tcPr>
          <w:p w14:paraId="2F3EF64B" w14:textId="77777777" w:rsidR="00C85F8D" w:rsidRPr="00F1696E" w:rsidRDefault="00C85F8D" w:rsidP="00D57E53">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1D7B7802" w14:textId="77777777" w:rsidR="00C85F8D" w:rsidRPr="00F1696E" w:rsidRDefault="00C85F8D" w:rsidP="00D57E53">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5" w:type="dxa"/>
            <w:tcBorders>
              <w:top w:val="nil"/>
              <w:left w:val="nil"/>
              <w:bottom w:val="nil"/>
              <w:right w:val="nil"/>
            </w:tcBorders>
            <w:shd w:val="clear" w:color="000000" w:fill="FFFFFF"/>
            <w:noWrap/>
            <w:vAlign w:val="bottom"/>
            <w:hideMark/>
          </w:tcPr>
          <w:p w14:paraId="24B7B99F" w14:textId="77777777" w:rsidR="00C85F8D" w:rsidRPr="00F1696E" w:rsidRDefault="00C85F8D" w:rsidP="00D57E53">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5" w:type="dxa"/>
            <w:tcBorders>
              <w:top w:val="nil"/>
              <w:left w:val="nil"/>
              <w:bottom w:val="nil"/>
              <w:right w:val="nil"/>
            </w:tcBorders>
            <w:shd w:val="clear" w:color="000000" w:fill="FFFFFF"/>
            <w:noWrap/>
            <w:vAlign w:val="bottom"/>
            <w:hideMark/>
          </w:tcPr>
          <w:p w14:paraId="3758DAE2" w14:textId="77777777" w:rsidR="00C85F8D" w:rsidRPr="00F1696E" w:rsidRDefault="00C85F8D" w:rsidP="00D57E53">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5" w:type="dxa"/>
            <w:tcBorders>
              <w:top w:val="nil"/>
              <w:left w:val="nil"/>
              <w:bottom w:val="nil"/>
              <w:right w:val="nil"/>
            </w:tcBorders>
            <w:shd w:val="clear" w:color="000000" w:fill="FFFFFF"/>
            <w:noWrap/>
            <w:vAlign w:val="bottom"/>
            <w:hideMark/>
          </w:tcPr>
          <w:p w14:paraId="66D1ECF0" w14:textId="77777777" w:rsidR="00C85F8D" w:rsidRPr="00F1696E" w:rsidRDefault="00C85F8D" w:rsidP="00D57E53">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r>
      <w:tr w:rsidR="002E4FC1" w:rsidRPr="00F1696E" w14:paraId="4A932BFD" w14:textId="77777777" w:rsidTr="00C85F8D">
        <w:trPr>
          <w:trHeight w:val="290"/>
        </w:trPr>
        <w:tc>
          <w:tcPr>
            <w:tcW w:w="4177" w:type="dxa"/>
            <w:tcBorders>
              <w:top w:val="nil"/>
              <w:left w:val="nil"/>
              <w:bottom w:val="nil"/>
              <w:right w:val="nil"/>
            </w:tcBorders>
            <w:shd w:val="clear" w:color="000000" w:fill="FFFFFF"/>
            <w:noWrap/>
            <w:vAlign w:val="bottom"/>
            <w:hideMark/>
          </w:tcPr>
          <w:p w14:paraId="052BB3BA"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COVID cases in 2020 (per 1000 popul.)</w:t>
            </w:r>
          </w:p>
        </w:tc>
        <w:tc>
          <w:tcPr>
            <w:tcW w:w="1118" w:type="dxa"/>
            <w:tcBorders>
              <w:top w:val="nil"/>
              <w:left w:val="nil"/>
              <w:bottom w:val="nil"/>
              <w:right w:val="nil"/>
            </w:tcBorders>
            <w:shd w:val="clear" w:color="000000" w:fill="FFFFFF"/>
            <w:noWrap/>
            <w:vAlign w:val="bottom"/>
            <w:hideMark/>
          </w:tcPr>
          <w:p w14:paraId="789A9D6A" w14:textId="5789BF55"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-0.014</w:t>
            </w:r>
          </w:p>
        </w:tc>
        <w:tc>
          <w:tcPr>
            <w:tcW w:w="1115" w:type="dxa"/>
            <w:tcBorders>
              <w:top w:val="nil"/>
              <w:left w:val="nil"/>
              <w:bottom w:val="nil"/>
              <w:right w:val="nil"/>
            </w:tcBorders>
            <w:shd w:val="clear" w:color="000000" w:fill="FFFFFF"/>
            <w:noWrap/>
            <w:vAlign w:val="bottom"/>
            <w:hideMark/>
          </w:tcPr>
          <w:p w14:paraId="5E95EA36" w14:textId="53F102D0"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0.02</w:t>
            </w:r>
          </w:p>
        </w:tc>
        <w:tc>
          <w:tcPr>
            <w:tcW w:w="1115" w:type="dxa"/>
            <w:tcBorders>
              <w:top w:val="nil"/>
              <w:left w:val="nil"/>
              <w:bottom w:val="nil"/>
              <w:right w:val="nil"/>
            </w:tcBorders>
            <w:shd w:val="clear" w:color="000000" w:fill="FFFFFF"/>
            <w:noWrap/>
            <w:vAlign w:val="bottom"/>
            <w:hideMark/>
          </w:tcPr>
          <w:p w14:paraId="3846F974" w14:textId="5A7E0328"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0.025</w:t>
            </w:r>
          </w:p>
        </w:tc>
        <w:tc>
          <w:tcPr>
            <w:tcW w:w="1115" w:type="dxa"/>
            <w:tcBorders>
              <w:top w:val="nil"/>
              <w:left w:val="nil"/>
              <w:bottom w:val="nil"/>
              <w:right w:val="nil"/>
            </w:tcBorders>
            <w:shd w:val="clear" w:color="000000" w:fill="FFFFFF"/>
            <w:noWrap/>
            <w:vAlign w:val="bottom"/>
            <w:hideMark/>
          </w:tcPr>
          <w:p w14:paraId="15DC96D5" w14:textId="2F4C0939"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0.029</w:t>
            </w:r>
          </w:p>
        </w:tc>
      </w:tr>
      <w:tr w:rsidR="002E4FC1" w:rsidRPr="00F1696E" w14:paraId="1BC968D6" w14:textId="77777777" w:rsidTr="00C85F8D">
        <w:trPr>
          <w:trHeight w:val="290"/>
        </w:trPr>
        <w:tc>
          <w:tcPr>
            <w:tcW w:w="4177" w:type="dxa"/>
            <w:tcBorders>
              <w:top w:val="nil"/>
              <w:left w:val="nil"/>
              <w:bottom w:val="nil"/>
              <w:right w:val="nil"/>
            </w:tcBorders>
            <w:shd w:val="clear" w:color="000000" w:fill="FFFFFF"/>
            <w:noWrap/>
            <w:vAlign w:val="bottom"/>
            <w:hideMark/>
          </w:tcPr>
          <w:p w14:paraId="0B0B751C"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519871BC" w14:textId="130A949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(0.37)</w:t>
            </w:r>
          </w:p>
        </w:tc>
        <w:tc>
          <w:tcPr>
            <w:tcW w:w="1115" w:type="dxa"/>
            <w:tcBorders>
              <w:top w:val="nil"/>
              <w:left w:val="nil"/>
              <w:bottom w:val="nil"/>
              <w:right w:val="nil"/>
            </w:tcBorders>
            <w:shd w:val="clear" w:color="000000" w:fill="FFFFFF"/>
            <w:noWrap/>
            <w:vAlign w:val="bottom"/>
            <w:hideMark/>
          </w:tcPr>
          <w:p w14:paraId="60502CD6" w14:textId="3CC4328F" w:rsidR="002E4FC1" w:rsidRPr="00F1696E" w:rsidRDefault="00C408AE" w:rsidP="002E4FC1">
            <w:pPr>
              <w:spacing w:after="0" w:line="240" w:lineRule="auto"/>
              <w:rPr>
                <w:rFonts w:ascii="Calibri" w:eastAsia="Times New Roman" w:hAnsi="Calibri" w:cs="Times New Roman"/>
                <w:color w:val="000000"/>
              </w:rPr>
            </w:pPr>
            <w:r>
              <w:rPr>
                <w:rFonts w:ascii="Calibri" w:hAnsi="Calibri" w:cs="Calibri"/>
                <w:color w:val="000000"/>
              </w:rPr>
              <w:t>(</w:t>
            </w:r>
            <w:r w:rsidR="002E4FC1">
              <w:rPr>
                <w:rFonts w:ascii="Calibri" w:hAnsi="Calibri" w:cs="Calibri"/>
                <w:color w:val="000000"/>
              </w:rPr>
              <w:t>1.06</w:t>
            </w:r>
            <w:r>
              <w:rPr>
                <w:rFonts w:ascii="Calibri" w:hAnsi="Calibri" w:cs="Calibri"/>
                <w:color w:val="000000"/>
              </w:rPr>
              <w:t>)</w:t>
            </w:r>
          </w:p>
        </w:tc>
        <w:tc>
          <w:tcPr>
            <w:tcW w:w="1115" w:type="dxa"/>
            <w:tcBorders>
              <w:top w:val="nil"/>
              <w:left w:val="nil"/>
              <w:bottom w:val="nil"/>
              <w:right w:val="nil"/>
            </w:tcBorders>
            <w:shd w:val="clear" w:color="000000" w:fill="FFFFFF"/>
            <w:noWrap/>
            <w:vAlign w:val="bottom"/>
            <w:hideMark/>
          </w:tcPr>
          <w:p w14:paraId="7ED4EB06" w14:textId="38A92BAC" w:rsidR="002E4FC1" w:rsidRPr="00F1696E" w:rsidRDefault="00C408AE" w:rsidP="002E4FC1">
            <w:pPr>
              <w:spacing w:after="0" w:line="240" w:lineRule="auto"/>
              <w:rPr>
                <w:rFonts w:ascii="Calibri" w:eastAsia="Times New Roman" w:hAnsi="Calibri" w:cs="Times New Roman"/>
                <w:color w:val="000000"/>
              </w:rPr>
            </w:pPr>
            <w:r>
              <w:rPr>
                <w:rFonts w:ascii="Calibri" w:hAnsi="Calibri" w:cs="Calibri"/>
                <w:color w:val="000000"/>
              </w:rPr>
              <w:t>(</w:t>
            </w:r>
            <w:r w:rsidR="002E4FC1">
              <w:rPr>
                <w:rFonts w:ascii="Calibri" w:hAnsi="Calibri" w:cs="Calibri"/>
                <w:color w:val="000000"/>
              </w:rPr>
              <w:t>1.06</w:t>
            </w:r>
            <w:r>
              <w:rPr>
                <w:rFonts w:ascii="Calibri" w:hAnsi="Calibri" w:cs="Calibri"/>
                <w:color w:val="000000"/>
              </w:rPr>
              <w:t>)</w:t>
            </w:r>
          </w:p>
        </w:tc>
        <w:tc>
          <w:tcPr>
            <w:tcW w:w="1115" w:type="dxa"/>
            <w:tcBorders>
              <w:top w:val="nil"/>
              <w:left w:val="nil"/>
              <w:bottom w:val="nil"/>
              <w:right w:val="nil"/>
            </w:tcBorders>
            <w:shd w:val="clear" w:color="000000" w:fill="FFFFFF"/>
            <w:noWrap/>
            <w:vAlign w:val="bottom"/>
            <w:hideMark/>
          </w:tcPr>
          <w:p w14:paraId="49494ADA" w14:textId="22E102D0" w:rsidR="002E4FC1" w:rsidRPr="00F1696E" w:rsidRDefault="00C408AE" w:rsidP="002E4FC1">
            <w:pPr>
              <w:spacing w:after="0" w:line="240" w:lineRule="auto"/>
              <w:rPr>
                <w:rFonts w:ascii="Calibri" w:eastAsia="Times New Roman" w:hAnsi="Calibri" w:cs="Times New Roman"/>
                <w:color w:val="000000"/>
              </w:rPr>
            </w:pPr>
            <w:r>
              <w:rPr>
                <w:rFonts w:ascii="Calibri" w:hAnsi="Calibri" w:cs="Calibri"/>
                <w:color w:val="000000"/>
              </w:rPr>
              <w:t>(</w:t>
            </w:r>
            <w:r w:rsidR="002E4FC1">
              <w:rPr>
                <w:rFonts w:ascii="Calibri" w:hAnsi="Calibri" w:cs="Calibri"/>
                <w:color w:val="000000"/>
              </w:rPr>
              <w:t>1.14</w:t>
            </w:r>
            <w:r>
              <w:rPr>
                <w:rFonts w:ascii="Calibri" w:hAnsi="Calibri" w:cs="Calibri"/>
                <w:color w:val="000000"/>
              </w:rPr>
              <w:t>)</w:t>
            </w:r>
          </w:p>
        </w:tc>
      </w:tr>
      <w:tr w:rsidR="002E4FC1" w:rsidRPr="00F1696E" w14:paraId="43D46BD5" w14:textId="77777777" w:rsidTr="00C85F8D">
        <w:trPr>
          <w:trHeight w:val="290"/>
        </w:trPr>
        <w:tc>
          <w:tcPr>
            <w:tcW w:w="4177" w:type="dxa"/>
            <w:tcBorders>
              <w:top w:val="nil"/>
              <w:left w:val="nil"/>
              <w:bottom w:val="nil"/>
              <w:right w:val="nil"/>
            </w:tcBorders>
            <w:shd w:val="clear" w:color="000000" w:fill="FFFFFF"/>
            <w:noWrap/>
            <w:vAlign w:val="bottom"/>
            <w:hideMark/>
          </w:tcPr>
          <w:p w14:paraId="18C792D7"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3B590551" w14:textId="43CFC82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12DCBA4" w14:textId="75C74D30"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34EA3CE7" w14:textId="7F639AC6"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192F3A18" w14:textId="4436C22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20D3773E" w14:textId="77777777" w:rsidTr="00C85F8D">
        <w:trPr>
          <w:trHeight w:val="290"/>
        </w:trPr>
        <w:tc>
          <w:tcPr>
            <w:tcW w:w="4177" w:type="dxa"/>
            <w:tcBorders>
              <w:top w:val="nil"/>
              <w:left w:val="nil"/>
              <w:bottom w:val="nil"/>
              <w:right w:val="nil"/>
            </w:tcBorders>
            <w:shd w:val="clear" w:color="000000" w:fill="FFFFFF"/>
            <w:noWrap/>
            <w:vAlign w:val="bottom"/>
            <w:hideMark/>
          </w:tcPr>
          <w:p w14:paraId="47399E4C"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COVID deaths in 2020 (per 1000 popul.)</w:t>
            </w:r>
          </w:p>
        </w:tc>
        <w:tc>
          <w:tcPr>
            <w:tcW w:w="1118" w:type="dxa"/>
            <w:tcBorders>
              <w:top w:val="nil"/>
              <w:left w:val="nil"/>
              <w:bottom w:val="nil"/>
              <w:right w:val="nil"/>
            </w:tcBorders>
            <w:shd w:val="clear" w:color="000000" w:fill="FFFFFF"/>
            <w:noWrap/>
            <w:vAlign w:val="bottom"/>
            <w:hideMark/>
          </w:tcPr>
          <w:p w14:paraId="087AB43C" w14:textId="0AE392F7" w:rsidR="00C408AE" w:rsidRPr="00C408AE" w:rsidRDefault="002E4FC1" w:rsidP="002E4FC1">
            <w:pPr>
              <w:spacing w:after="0" w:line="240" w:lineRule="auto"/>
              <w:rPr>
                <w:rFonts w:ascii="Calibri" w:hAnsi="Calibri" w:cs="Calibri"/>
                <w:color w:val="000000"/>
              </w:rPr>
            </w:pPr>
            <w:r>
              <w:rPr>
                <w:rFonts w:ascii="Calibri" w:hAnsi="Calibri" w:cs="Calibri"/>
                <w:color w:val="000000"/>
              </w:rPr>
              <w:t>-1.09</w:t>
            </w:r>
          </w:p>
        </w:tc>
        <w:tc>
          <w:tcPr>
            <w:tcW w:w="1115" w:type="dxa"/>
            <w:tcBorders>
              <w:top w:val="nil"/>
              <w:left w:val="nil"/>
              <w:bottom w:val="nil"/>
              <w:right w:val="nil"/>
            </w:tcBorders>
            <w:shd w:val="clear" w:color="000000" w:fill="FFFFFF"/>
            <w:noWrap/>
            <w:vAlign w:val="bottom"/>
            <w:hideMark/>
          </w:tcPr>
          <w:p w14:paraId="6661277A" w14:textId="30F76D9A"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-2.54***</w:t>
            </w:r>
          </w:p>
        </w:tc>
        <w:tc>
          <w:tcPr>
            <w:tcW w:w="1115" w:type="dxa"/>
            <w:tcBorders>
              <w:top w:val="nil"/>
              <w:left w:val="nil"/>
              <w:bottom w:val="nil"/>
              <w:right w:val="nil"/>
            </w:tcBorders>
            <w:shd w:val="clear" w:color="000000" w:fill="FFFFFF"/>
            <w:noWrap/>
            <w:vAlign w:val="bottom"/>
            <w:hideMark/>
          </w:tcPr>
          <w:p w14:paraId="383470AD" w14:textId="3B8624F5"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-3.10***</w:t>
            </w:r>
          </w:p>
        </w:tc>
        <w:tc>
          <w:tcPr>
            <w:tcW w:w="1115" w:type="dxa"/>
            <w:tcBorders>
              <w:top w:val="nil"/>
              <w:left w:val="nil"/>
              <w:bottom w:val="nil"/>
              <w:right w:val="nil"/>
            </w:tcBorders>
            <w:shd w:val="clear" w:color="000000" w:fill="FFFFFF"/>
            <w:noWrap/>
            <w:vAlign w:val="bottom"/>
            <w:hideMark/>
          </w:tcPr>
          <w:p w14:paraId="4ED37244" w14:textId="171053E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-3.1</w:t>
            </w:r>
            <w:r w:rsidR="00C408AE">
              <w:rPr>
                <w:rFonts w:ascii="Calibri" w:hAnsi="Calibri" w:cs="Calibri"/>
                <w:color w:val="000000"/>
              </w:rPr>
              <w:t>1</w:t>
            </w:r>
            <w:r>
              <w:rPr>
                <w:rFonts w:ascii="Calibri" w:hAnsi="Calibri" w:cs="Calibri"/>
                <w:color w:val="000000"/>
              </w:rPr>
              <w:t>***</w:t>
            </w:r>
          </w:p>
        </w:tc>
      </w:tr>
      <w:tr w:rsidR="002E4FC1" w:rsidRPr="00F1696E" w14:paraId="5198AF95" w14:textId="77777777" w:rsidTr="00C85F8D">
        <w:trPr>
          <w:trHeight w:val="290"/>
        </w:trPr>
        <w:tc>
          <w:tcPr>
            <w:tcW w:w="4177" w:type="dxa"/>
            <w:tcBorders>
              <w:top w:val="nil"/>
              <w:left w:val="nil"/>
              <w:bottom w:val="nil"/>
              <w:right w:val="nil"/>
            </w:tcBorders>
            <w:shd w:val="clear" w:color="000000" w:fill="FFFFFF"/>
            <w:noWrap/>
            <w:vAlign w:val="bottom"/>
            <w:hideMark/>
          </w:tcPr>
          <w:p w14:paraId="6B924583"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65819113" w14:textId="40A7814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(-0.82)</w:t>
            </w:r>
          </w:p>
        </w:tc>
        <w:tc>
          <w:tcPr>
            <w:tcW w:w="1115" w:type="dxa"/>
            <w:tcBorders>
              <w:top w:val="nil"/>
              <w:left w:val="nil"/>
              <w:bottom w:val="nil"/>
              <w:right w:val="nil"/>
            </w:tcBorders>
            <w:shd w:val="clear" w:color="000000" w:fill="FFFFFF"/>
            <w:noWrap/>
            <w:vAlign w:val="bottom"/>
            <w:hideMark/>
          </w:tcPr>
          <w:p w14:paraId="36A761B1" w14:textId="1B3F1310"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(-3.49)</w:t>
            </w:r>
          </w:p>
        </w:tc>
        <w:tc>
          <w:tcPr>
            <w:tcW w:w="1115" w:type="dxa"/>
            <w:tcBorders>
              <w:top w:val="nil"/>
              <w:left w:val="nil"/>
              <w:bottom w:val="nil"/>
              <w:right w:val="nil"/>
            </w:tcBorders>
            <w:shd w:val="clear" w:color="000000" w:fill="FFFFFF"/>
            <w:noWrap/>
            <w:vAlign w:val="bottom"/>
            <w:hideMark/>
          </w:tcPr>
          <w:p w14:paraId="4E5B8A55" w14:textId="5049E36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(-3.84)</w:t>
            </w:r>
          </w:p>
        </w:tc>
        <w:tc>
          <w:tcPr>
            <w:tcW w:w="1115" w:type="dxa"/>
            <w:tcBorders>
              <w:top w:val="nil"/>
              <w:left w:val="nil"/>
              <w:bottom w:val="nil"/>
              <w:right w:val="nil"/>
            </w:tcBorders>
            <w:shd w:val="clear" w:color="000000" w:fill="FFFFFF"/>
            <w:noWrap/>
            <w:vAlign w:val="bottom"/>
            <w:hideMark/>
          </w:tcPr>
          <w:p w14:paraId="28D6C036" w14:textId="7C48952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(-3.49)</w:t>
            </w:r>
          </w:p>
        </w:tc>
      </w:tr>
      <w:tr w:rsidR="002E4FC1" w:rsidRPr="00F1696E" w14:paraId="1CADA8D0" w14:textId="77777777" w:rsidTr="00C85F8D">
        <w:trPr>
          <w:trHeight w:val="290"/>
        </w:trPr>
        <w:tc>
          <w:tcPr>
            <w:tcW w:w="4177" w:type="dxa"/>
            <w:tcBorders>
              <w:top w:val="nil"/>
              <w:left w:val="nil"/>
              <w:bottom w:val="nil"/>
              <w:right w:val="nil"/>
            </w:tcBorders>
            <w:shd w:val="clear" w:color="000000" w:fill="FFFFFF"/>
            <w:noWrap/>
            <w:vAlign w:val="bottom"/>
            <w:hideMark/>
          </w:tcPr>
          <w:p w14:paraId="6994CA68"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0C25EB79" w14:textId="12C805D9"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5C745D1" w14:textId="5867784A"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8CE39FE" w14:textId="58103331"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4A93A1A9" w14:textId="1BFA30E5"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31BB253F" w14:textId="77777777" w:rsidTr="00C85F8D">
        <w:trPr>
          <w:trHeight w:val="290"/>
        </w:trPr>
        <w:tc>
          <w:tcPr>
            <w:tcW w:w="4177" w:type="dxa"/>
            <w:tcBorders>
              <w:top w:val="nil"/>
              <w:left w:val="nil"/>
              <w:bottom w:val="nil"/>
              <w:right w:val="nil"/>
            </w:tcBorders>
            <w:shd w:val="clear" w:color="000000" w:fill="FFFFFF"/>
            <w:noWrap/>
            <w:vAlign w:val="bottom"/>
            <w:hideMark/>
          </w:tcPr>
          <w:p w14:paraId="4D31F3ED"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Oxford stringency index (average 2020)</w:t>
            </w:r>
          </w:p>
        </w:tc>
        <w:tc>
          <w:tcPr>
            <w:tcW w:w="1118" w:type="dxa"/>
            <w:tcBorders>
              <w:top w:val="nil"/>
              <w:left w:val="nil"/>
              <w:bottom w:val="nil"/>
              <w:right w:val="nil"/>
            </w:tcBorders>
            <w:shd w:val="clear" w:color="000000" w:fill="FFFFFF"/>
            <w:noWrap/>
            <w:vAlign w:val="bottom"/>
            <w:hideMark/>
          </w:tcPr>
          <w:p w14:paraId="1067A610" w14:textId="738477DA"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-0.08**</w:t>
            </w:r>
          </w:p>
        </w:tc>
        <w:tc>
          <w:tcPr>
            <w:tcW w:w="1115" w:type="dxa"/>
            <w:tcBorders>
              <w:top w:val="nil"/>
              <w:left w:val="nil"/>
              <w:bottom w:val="nil"/>
              <w:right w:val="nil"/>
            </w:tcBorders>
            <w:shd w:val="clear" w:color="000000" w:fill="FFFFFF"/>
            <w:noWrap/>
            <w:vAlign w:val="bottom"/>
            <w:hideMark/>
          </w:tcPr>
          <w:p w14:paraId="735A7AEB" w14:textId="073CE80C"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-0.10***</w:t>
            </w:r>
          </w:p>
        </w:tc>
        <w:tc>
          <w:tcPr>
            <w:tcW w:w="1115" w:type="dxa"/>
            <w:tcBorders>
              <w:top w:val="nil"/>
              <w:left w:val="nil"/>
              <w:bottom w:val="nil"/>
              <w:right w:val="nil"/>
            </w:tcBorders>
            <w:shd w:val="clear" w:color="000000" w:fill="FFFFFF"/>
            <w:noWrap/>
            <w:vAlign w:val="bottom"/>
            <w:hideMark/>
          </w:tcPr>
          <w:p w14:paraId="712A71AB" w14:textId="55C6BE8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-0.12***</w:t>
            </w:r>
          </w:p>
        </w:tc>
        <w:tc>
          <w:tcPr>
            <w:tcW w:w="1115" w:type="dxa"/>
            <w:tcBorders>
              <w:top w:val="nil"/>
              <w:left w:val="nil"/>
              <w:bottom w:val="nil"/>
              <w:right w:val="nil"/>
            </w:tcBorders>
            <w:shd w:val="clear" w:color="000000" w:fill="FFFFFF"/>
            <w:noWrap/>
            <w:vAlign w:val="bottom"/>
            <w:hideMark/>
          </w:tcPr>
          <w:p w14:paraId="0457A755" w14:textId="1672DBB9"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-0.11***</w:t>
            </w:r>
          </w:p>
        </w:tc>
      </w:tr>
      <w:tr w:rsidR="002E4FC1" w:rsidRPr="00F1696E" w14:paraId="419908B9" w14:textId="77777777" w:rsidTr="00C85F8D">
        <w:trPr>
          <w:trHeight w:val="290"/>
        </w:trPr>
        <w:tc>
          <w:tcPr>
            <w:tcW w:w="4177" w:type="dxa"/>
            <w:tcBorders>
              <w:top w:val="nil"/>
              <w:left w:val="nil"/>
              <w:bottom w:val="nil"/>
              <w:right w:val="nil"/>
            </w:tcBorders>
            <w:shd w:val="clear" w:color="000000" w:fill="FFFFFF"/>
            <w:noWrap/>
            <w:vAlign w:val="bottom"/>
            <w:hideMark/>
          </w:tcPr>
          <w:p w14:paraId="7390B2A8"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1122CFE5" w14:textId="4BB2439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(-2.49)</w:t>
            </w:r>
          </w:p>
        </w:tc>
        <w:tc>
          <w:tcPr>
            <w:tcW w:w="1115" w:type="dxa"/>
            <w:tcBorders>
              <w:top w:val="nil"/>
              <w:left w:val="nil"/>
              <w:bottom w:val="nil"/>
              <w:right w:val="nil"/>
            </w:tcBorders>
            <w:shd w:val="clear" w:color="000000" w:fill="FFFFFF"/>
            <w:noWrap/>
            <w:vAlign w:val="bottom"/>
            <w:hideMark/>
          </w:tcPr>
          <w:p w14:paraId="7F8E3737" w14:textId="6629B180"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(-4.42)</w:t>
            </w:r>
          </w:p>
        </w:tc>
        <w:tc>
          <w:tcPr>
            <w:tcW w:w="1115" w:type="dxa"/>
            <w:tcBorders>
              <w:top w:val="nil"/>
              <w:left w:val="nil"/>
              <w:bottom w:val="nil"/>
              <w:right w:val="nil"/>
            </w:tcBorders>
            <w:shd w:val="clear" w:color="000000" w:fill="FFFFFF"/>
            <w:noWrap/>
            <w:vAlign w:val="bottom"/>
            <w:hideMark/>
          </w:tcPr>
          <w:p w14:paraId="0DE92D93" w14:textId="479A36A5"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(-5.02)</w:t>
            </w:r>
          </w:p>
        </w:tc>
        <w:tc>
          <w:tcPr>
            <w:tcW w:w="1115" w:type="dxa"/>
            <w:tcBorders>
              <w:top w:val="nil"/>
              <w:left w:val="nil"/>
              <w:bottom w:val="nil"/>
              <w:right w:val="nil"/>
            </w:tcBorders>
            <w:shd w:val="clear" w:color="000000" w:fill="FFFFFF"/>
            <w:noWrap/>
            <w:vAlign w:val="bottom"/>
            <w:hideMark/>
          </w:tcPr>
          <w:p w14:paraId="458605CB" w14:textId="6606094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(-4.33)</w:t>
            </w:r>
          </w:p>
        </w:tc>
      </w:tr>
      <w:tr w:rsidR="002E4FC1" w:rsidRPr="00F1696E" w14:paraId="36588A15" w14:textId="77777777" w:rsidTr="00C85F8D">
        <w:trPr>
          <w:trHeight w:val="290"/>
        </w:trPr>
        <w:tc>
          <w:tcPr>
            <w:tcW w:w="4177" w:type="dxa"/>
            <w:tcBorders>
              <w:top w:val="nil"/>
              <w:left w:val="nil"/>
              <w:bottom w:val="nil"/>
              <w:right w:val="nil"/>
            </w:tcBorders>
            <w:shd w:val="clear" w:color="000000" w:fill="FFFFFF"/>
            <w:noWrap/>
            <w:vAlign w:val="bottom"/>
            <w:hideMark/>
          </w:tcPr>
          <w:p w14:paraId="26F08217"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73BB80DF" w14:textId="5D65FF53"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7B4BE704" w14:textId="1876939A"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9EA75F9" w14:textId="358B5CC9"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2BC8C21" w14:textId="67DACCA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44CDAEA1" w14:textId="77777777" w:rsidTr="00C85F8D">
        <w:trPr>
          <w:trHeight w:val="290"/>
        </w:trPr>
        <w:tc>
          <w:tcPr>
            <w:tcW w:w="4177" w:type="dxa"/>
            <w:tcBorders>
              <w:top w:val="nil"/>
              <w:left w:val="nil"/>
              <w:bottom w:val="nil"/>
              <w:right w:val="nil"/>
            </w:tcBorders>
            <w:shd w:val="clear" w:color="000000" w:fill="FFFFFF"/>
            <w:noWrap/>
            <w:vAlign w:val="bottom"/>
            <w:hideMark/>
          </w:tcPr>
          <w:p w14:paraId="7DB61507"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Tourism activity (total share of GDP)</w:t>
            </w:r>
          </w:p>
        </w:tc>
        <w:tc>
          <w:tcPr>
            <w:tcW w:w="1118" w:type="dxa"/>
            <w:tcBorders>
              <w:top w:val="nil"/>
              <w:left w:val="nil"/>
              <w:bottom w:val="nil"/>
              <w:right w:val="nil"/>
            </w:tcBorders>
            <w:shd w:val="clear" w:color="000000" w:fill="FFFFFF"/>
            <w:noWrap/>
            <w:vAlign w:val="bottom"/>
            <w:hideMark/>
          </w:tcPr>
          <w:p w14:paraId="4D519FBC" w14:textId="760C0A16"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4F69C23E" w14:textId="6462C2CE"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-0.26***</w:t>
            </w:r>
          </w:p>
        </w:tc>
        <w:tc>
          <w:tcPr>
            <w:tcW w:w="1115" w:type="dxa"/>
            <w:tcBorders>
              <w:top w:val="nil"/>
              <w:left w:val="nil"/>
              <w:bottom w:val="nil"/>
              <w:right w:val="nil"/>
            </w:tcBorders>
            <w:shd w:val="clear" w:color="000000" w:fill="FFFFFF"/>
            <w:noWrap/>
            <w:vAlign w:val="bottom"/>
            <w:hideMark/>
          </w:tcPr>
          <w:p w14:paraId="274DA149" w14:textId="7383E155"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-0.23***</w:t>
            </w:r>
          </w:p>
        </w:tc>
        <w:tc>
          <w:tcPr>
            <w:tcW w:w="1115" w:type="dxa"/>
            <w:tcBorders>
              <w:top w:val="nil"/>
              <w:left w:val="nil"/>
              <w:bottom w:val="nil"/>
              <w:right w:val="nil"/>
            </w:tcBorders>
            <w:shd w:val="clear" w:color="000000" w:fill="FFFFFF"/>
            <w:noWrap/>
            <w:vAlign w:val="bottom"/>
            <w:hideMark/>
          </w:tcPr>
          <w:p w14:paraId="68314269" w14:textId="30E74E6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-0.21***</w:t>
            </w:r>
          </w:p>
        </w:tc>
      </w:tr>
      <w:tr w:rsidR="002E4FC1" w:rsidRPr="00F1696E" w14:paraId="2AF5D708" w14:textId="77777777" w:rsidTr="00C85F8D">
        <w:trPr>
          <w:trHeight w:val="290"/>
        </w:trPr>
        <w:tc>
          <w:tcPr>
            <w:tcW w:w="4177" w:type="dxa"/>
            <w:tcBorders>
              <w:top w:val="nil"/>
              <w:left w:val="nil"/>
              <w:bottom w:val="nil"/>
              <w:right w:val="nil"/>
            </w:tcBorders>
            <w:shd w:val="clear" w:color="000000" w:fill="FFFFFF"/>
            <w:noWrap/>
            <w:vAlign w:val="bottom"/>
            <w:hideMark/>
          </w:tcPr>
          <w:p w14:paraId="21B13354"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260AD304" w14:textId="19591BD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084E0E75" w14:textId="5D5D644C"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(-12.78)</w:t>
            </w:r>
          </w:p>
        </w:tc>
        <w:tc>
          <w:tcPr>
            <w:tcW w:w="1115" w:type="dxa"/>
            <w:tcBorders>
              <w:top w:val="nil"/>
              <w:left w:val="nil"/>
              <w:bottom w:val="nil"/>
              <w:right w:val="nil"/>
            </w:tcBorders>
            <w:shd w:val="clear" w:color="000000" w:fill="FFFFFF"/>
            <w:noWrap/>
            <w:vAlign w:val="bottom"/>
            <w:hideMark/>
          </w:tcPr>
          <w:p w14:paraId="358D555A" w14:textId="6A1BCF3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(-8.85)</w:t>
            </w:r>
          </w:p>
        </w:tc>
        <w:tc>
          <w:tcPr>
            <w:tcW w:w="1115" w:type="dxa"/>
            <w:tcBorders>
              <w:top w:val="nil"/>
              <w:left w:val="nil"/>
              <w:bottom w:val="nil"/>
              <w:right w:val="nil"/>
            </w:tcBorders>
            <w:shd w:val="clear" w:color="000000" w:fill="FFFFFF"/>
            <w:noWrap/>
            <w:vAlign w:val="bottom"/>
            <w:hideMark/>
          </w:tcPr>
          <w:p w14:paraId="0A10360A" w14:textId="42DB2C7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(-5.85)</w:t>
            </w:r>
          </w:p>
        </w:tc>
      </w:tr>
      <w:tr w:rsidR="002E4FC1" w:rsidRPr="00F1696E" w14:paraId="06AE8043" w14:textId="77777777" w:rsidTr="00C85F8D">
        <w:trPr>
          <w:trHeight w:val="290"/>
        </w:trPr>
        <w:tc>
          <w:tcPr>
            <w:tcW w:w="4177" w:type="dxa"/>
            <w:tcBorders>
              <w:top w:val="nil"/>
              <w:left w:val="nil"/>
              <w:bottom w:val="nil"/>
              <w:right w:val="nil"/>
            </w:tcBorders>
            <w:shd w:val="clear" w:color="000000" w:fill="FFFFFF"/>
            <w:noWrap/>
            <w:vAlign w:val="bottom"/>
            <w:hideMark/>
          </w:tcPr>
          <w:p w14:paraId="344706A1"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23D61539" w14:textId="4536CD54"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6F8F12A" w14:textId="7CD63D04"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7748C0B4" w14:textId="26DA6F78"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3D15C189" w14:textId="1C244160"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47DCF915" w14:textId="77777777" w:rsidTr="00C85F8D">
        <w:trPr>
          <w:trHeight w:val="290"/>
        </w:trPr>
        <w:tc>
          <w:tcPr>
            <w:tcW w:w="4177" w:type="dxa"/>
            <w:tcBorders>
              <w:top w:val="nil"/>
              <w:left w:val="nil"/>
              <w:bottom w:val="nil"/>
              <w:right w:val="nil"/>
            </w:tcBorders>
            <w:shd w:val="clear" w:color="000000" w:fill="FFFFFF"/>
            <w:noWrap/>
            <w:vAlign w:val="bottom"/>
            <w:hideMark/>
          </w:tcPr>
          <w:p w14:paraId="6F7B357F"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log GDP per capita</w:t>
            </w:r>
          </w:p>
        </w:tc>
        <w:tc>
          <w:tcPr>
            <w:tcW w:w="1118" w:type="dxa"/>
            <w:tcBorders>
              <w:top w:val="nil"/>
              <w:left w:val="nil"/>
              <w:bottom w:val="nil"/>
              <w:right w:val="nil"/>
            </w:tcBorders>
            <w:shd w:val="clear" w:color="000000" w:fill="FFFFFF"/>
            <w:noWrap/>
            <w:vAlign w:val="bottom"/>
            <w:hideMark/>
          </w:tcPr>
          <w:p w14:paraId="64C03AF3" w14:textId="54DA332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3DA2792F" w14:textId="132A5FCF"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1D0FD20C" w14:textId="7A91A50A"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0.2</w:t>
            </w:r>
            <w:r w:rsidR="003E3F2B">
              <w:rPr>
                <w:rFonts w:ascii="Calibri" w:hAnsi="Calibri" w:cs="Calibri"/>
                <w:color w:val="000000"/>
              </w:rPr>
              <w:t>2</w:t>
            </w:r>
          </w:p>
        </w:tc>
        <w:tc>
          <w:tcPr>
            <w:tcW w:w="1115" w:type="dxa"/>
            <w:tcBorders>
              <w:top w:val="nil"/>
              <w:left w:val="nil"/>
              <w:bottom w:val="nil"/>
              <w:right w:val="nil"/>
            </w:tcBorders>
            <w:shd w:val="clear" w:color="000000" w:fill="FFFFFF"/>
            <w:noWrap/>
            <w:vAlign w:val="bottom"/>
            <w:hideMark/>
          </w:tcPr>
          <w:p w14:paraId="02F9E543" w14:textId="2845F7E3"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w:t>
            </w:r>
            <w:r w:rsidR="000E4045">
              <w:rPr>
                <w:rFonts w:ascii="Calibri" w:hAnsi="Calibri" w:cs="Calibri"/>
                <w:color w:val="000000"/>
              </w:rPr>
              <w:t>70</w:t>
            </w:r>
            <w:r>
              <w:rPr>
                <w:rFonts w:ascii="Calibri" w:hAnsi="Calibri" w:cs="Calibri"/>
                <w:color w:val="000000"/>
              </w:rPr>
              <w:t>**</w:t>
            </w:r>
          </w:p>
        </w:tc>
      </w:tr>
      <w:tr w:rsidR="002E4FC1" w:rsidRPr="00F1696E" w14:paraId="60734288" w14:textId="77777777" w:rsidTr="00C85F8D">
        <w:trPr>
          <w:trHeight w:val="290"/>
        </w:trPr>
        <w:tc>
          <w:tcPr>
            <w:tcW w:w="4177" w:type="dxa"/>
            <w:tcBorders>
              <w:top w:val="nil"/>
              <w:left w:val="nil"/>
              <w:bottom w:val="nil"/>
              <w:right w:val="nil"/>
            </w:tcBorders>
            <w:shd w:val="clear" w:color="000000" w:fill="FFFFFF"/>
            <w:noWrap/>
            <w:vAlign w:val="bottom"/>
            <w:hideMark/>
          </w:tcPr>
          <w:p w14:paraId="034C67E3"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253A1DFF" w14:textId="3125EBB4"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419D91C3" w14:textId="4C18539F"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54EDB351" w14:textId="0CEC0DF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(1.05)</w:t>
            </w:r>
          </w:p>
        </w:tc>
        <w:tc>
          <w:tcPr>
            <w:tcW w:w="1115" w:type="dxa"/>
            <w:tcBorders>
              <w:top w:val="nil"/>
              <w:left w:val="nil"/>
              <w:bottom w:val="nil"/>
              <w:right w:val="nil"/>
            </w:tcBorders>
            <w:shd w:val="clear" w:color="000000" w:fill="FFFFFF"/>
            <w:noWrap/>
            <w:vAlign w:val="bottom"/>
            <w:hideMark/>
          </w:tcPr>
          <w:p w14:paraId="3E04FD39" w14:textId="5E7EBE00"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(2.03)</w:t>
            </w:r>
          </w:p>
        </w:tc>
      </w:tr>
      <w:tr w:rsidR="002E4FC1" w:rsidRPr="00F1696E" w14:paraId="612F6E1A" w14:textId="77777777" w:rsidTr="00C85F8D">
        <w:trPr>
          <w:trHeight w:val="290"/>
        </w:trPr>
        <w:tc>
          <w:tcPr>
            <w:tcW w:w="4177" w:type="dxa"/>
            <w:tcBorders>
              <w:top w:val="nil"/>
              <w:left w:val="nil"/>
              <w:bottom w:val="nil"/>
              <w:right w:val="nil"/>
            </w:tcBorders>
            <w:shd w:val="clear" w:color="000000" w:fill="FFFFFF"/>
            <w:noWrap/>
            <w:vAlign w:val="bottom"/>
            <w:hideMark/>
          </w:tcPr>
          <w:p w14:paraId="40CC388B"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75A1FDDE" w14:textId="5CC5CD8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2951187" w14:textId="57F3B195"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0BCE46D5" w14:textId="37B8819C"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0380043E" w14:textId="0D5ED58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732A727D" w14:textId="77777777" w:rsidTr="00C85F8D">
        <w:trPr>
          <w:trHeight w:val="290"/>
        </w:trPr>
        <w:tc>
          <w:tcPr>
            <w:tcW w:w="4177" w:type="dxa"/>
            <w:tcBorders>
              <w:top w:val="nil"/>
              <w:left w:val="nil"/>
              <w:bottom w:val="nil"/>
              <w:right w:val="nil"/>
            </w:tcBorders>
            <w:shd w:val="clear" w:color="000000" w:fill="FFFFFF"/>
            <w:noWrap/>
            <w:vAlign w:val="bottom"/>
            <w:hideMark/>
          </w:tcPr>
          <w:p w14:paraId="739FC265"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log population</w:t>
            </w:r>
          </w:p>
        </w:tc>
        <w:tc>
          <w:tcPr>
            <w:tcW w:w="1118" w:type="dxa"/>
            <w:tcBorders>
              <w:top w:val="nil"/>
              <w:left w:val="nil"/>
              <w:bottom w:val="nil"/>
              <w:right w:val="nil"/>
            </w:tcBorders>
            <w:shd w:val="clear" w:color="000000" w:fill="FFFFFF"/>
            <w:noWrap/>
            <w:vAlign w:val="bottom"/>
            <w:hideMark/>
          </w:tcPr>
          <w:p w14:paraId="52F18C8F" w14:textId="2A687DCE"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17AA2B22" w14:textId="295E4A86"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76458161" w14:textId="23EAB476"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0.45**</w:t>
            </w:r>
          </w:p>
        </w:tc>
        <w:tc>
          <w:tcPr>
            <w:tcW w:w="1115" w:type="dxa"/>
            <w:tcBorders>
              <w:top w:val="nil"/>
              <w:left w:val="nil"/>
              <w:bottom w:val="nil"/>
              <w:right w:val="nil"/>
            </w:tcBorders>
            <w:shd w:val="clear" w:color="000000" w:fill="FFFFFF"/>
            <w:noWrap/>
            <w:vAlign w:val="bottom"/>
            <w:hideMark/>
          </w:tcPr>
          <w:p w14:paraId="638151C2" w14:textId="64075546"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0.33</w:t>
            </w:r>
          </w:p>
        </w:tc>
      </w:tr>
      <w:tr w:rsidR="002E4FC1" w:rsidRPr="00F1696E" w14:paraId="3BA74793" w14:textId="77777777" w:rsidTr="00C85F8D">
        <w:trPr>
          <w:trHeight w:val="290"/>
        </w:trPr>
        <w:tc>
          <w:tcPr>
            <w:tcW w:w="4177" w:type="dxa"/>
            <w:tcBorders>
              <w:top w:val="nil"/>
              <w:left w:val="nil"/>
              <w:bottom w:val="nil"/>
              <w:right w:val="nil"/>
            </w:tcBorders>
            <w:shd w:val="clear" w:color="000000" w:fill="FFFFFF"/>
            <w:noWrap/>
            <w:vAlign w:val="bottom"/>
            <w:hideMark/>
          </w:tcPr>
          <w:p w14:paraId="3E771EA5"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7ADF75E2" w14:textId="651DB84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9BA460D" w14:textId="70CF776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A1E50BE" w14:textId="33E06571"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(2.07)</w:t>
            </w:r>
          </w:p>
        </w:tc>
        <w:tc>
          <w:tcPr>
            <w:tcW w:w="1115" w:type="dxa"/>
            <w:tcBorders>
              <w:top w:val="nil"/>
              <w:left w:val="nil"/>
              <w:bottom w:val="nil"/>
              <w:right w:val="nil"/>
            </w:tcBorders>
            <w:shd w:val="clear" w:color="000000" w:fill="FFFFFF"/>
            <w:noWrap/>
            <w:vAlign w:val="bottom"/>
            <w:hideMark/>
          </w:tcPr>
          <w:p w14:paraId="680C51B4" w14:textId="1E4935D8"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(1.45)</w:t>
            </w:r>
          </w:p>
        </w:tc>
      </w:tr>
      <w:tr w:rsidR="002E4FC1" w:rsidRPr="00F1696E" w14:paraId="407DA0ED" w14:textId="77777777" w:rsidTr="00C85F8D">
        <w:trPr>
          <w:trHeight w:val="290"/>
        </w:trPr>
        <w:tc>
          <w:tcPr>
            <w:tcW w:w="4177" w:type="dxa"/>
            <w:tcBorders>
              <w:top w:val="nil"/>
              <w:left w:val="nil"/>
              <w:bottom w:val="nil"/>
              <w:right w:val="nil"/>
            </w:tcBorders>
            <w:shd w:val="clear" w:color="000000" w:fill="FFFFFF"/>
            <w:noWrap/>
            <w:vAlign w:val="bottom"/>
            <w:hideMark/>
          </w:tcPr>
          <w:p w14:paraId="1B719C6F"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708B137B" w14:textId="0AB1B414"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27748A0" w14:textId="2A2BAC3F"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5529EE2D" w14:textId="6BCF09E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44A31C33" w14:textId="56C80A65"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692757D5" w14:textId="77777777" w:rsidTr="00C85F8D">
        <w:trPr>
          <w:trHeight w:val="290"/>
        </w:trPr>
        <w:tc>
          <w:tcPr>
            <w:tcW w:w="4177" w:type="dxa"/>
            <w:tcBorders>
              <w:top w:val="nil"/>
              <w:left w:val="nil"/>
              <w:bottom w:val="nil"/>
              <w:right w:val="nil"/>
            </w:tcBorders>
            <w:shd w:val="clear" w:color="000000" w:fill="FFFFFF"/>
            <w:noWrap/>
            <w:vAlign w:val="bottom"/>
            <w:hideMark/>
          </w:tcPr>
          <w:p w14:paraId="2E937A1E"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VA share of agriculture (2014-19)</w:t>
            </w:r>
          </w:p>
        </w:tc>
        <w:tc>
          <w:tcPr>
            <w:tcW w:w="1118" w:type="dxa"/>
            <w:tcBorders>
              <w:top w:val="nil"/>
              <w:left w:val="nil"/>
              <w:bottom w:val="nil"/>
              <w:right w:val="nil"/>
            </w:tcBorders>
            <w:shd w:val="clear" w:color="000000" w:fill="FFFFFF"/>
            <w:noWrap/>
            <w:vAlign w:val="bottom"/>
            <w:hideMark/>
          </w:tcPr>
          <w:p w14:paraId="6AC09874" w14:textId="64C3BD6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79A585E2" w14:textId="71EC18A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5E0E36F2" w14:textId="67EAB04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25EC7E4" w14:textId="733C8210"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0.1</w:t>
            </w:r>
            <w:r w:rsidR="00B5459A">
              <w:rPr>
                <w:rFonts w:ascii="Calibri" w:hAnsi="Calibri" w:cs="Calibri"/>
                <w:color w:val="000000"/>
              </w:rPr>
              <w:t>1</w:t>
            </w:r>
            <w:r>
              <w:rPr>
                <w:rFonts w:ascii="Calibri" w:hAnsi="Calibri" w:cs="Calibri"/>
                <w:color w:val="000000"/>
              </w:rPr>
              <w:t>*</w:t>
            </w:r>
          </w:p>
        </w:tc>
      </w:tr>
      <w:tr w:rsidR="002E4FC1" w:rsidRPr="00F1696E" w14:paraId="711190DA" w14:textId="77777777" w:rsidTr="00C85F8D">
        <w:trPr>
          <w:trHeight w:val="290"/>
        </w:trPr>
        <w:tc>
          <w:tcPr>
            <w:tcW w:w="4177" w:type="dxa"/>
            <w:tcBorders>
              <w:top w:val="nil"/>
              <w:left w:val="nil"/>
              <w:bottom w:val="nil"/>
              <w:right w:val="nil"/>
            </w:tcBorders>
            <w:shd w:val="clear" w:color="000000" w:fill="FFFFFF"/>
            <w:noWrap/>
            <w:vAlign w:val="bottom"/>
            <w:hideMark/>
          </w:tcPr>
          <w:p w14:paraId="256176B3"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27136F38" w14:textId="447A99A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F9E880B" w14:textId="1A0B7F8E"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FD5D985" w14:textId="32817CD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7A06C71D" w14:textId="6C24E2E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(1.95)</w:t>
            </w:r>
          </w:p>
        </w:tc>
      </w:tr>
      <w:tr w:rsidR="002E4FC1" w:rsidRPr="00F1696E" w14:paraId="3BED5CD7" w14:textId="77777777" w:rsidTr="00C85F8D">
        <w:trPr>
          <w:trHeight w:val="290"/>
        </w:trPr>
        <w:tc>
          <w:tcPr>
            <w:tcW w:w="4177" w:type="dxa"/>
            <w:tcBorders>
              <w:top w:val="nil"/>
              <w:left w:val="nil"/>
              <w:bottom w:val="nil"/>
              <w:right w:val="nil"/>
            </w:tcBorders>
            <w:shd w:val="clear" w:color="000000" w:fill="FFFFFF"/>
            <w:noWrap/>
            <w:vAlign w:val="bottom"/>
            <w:hideMark/>
          </w:tcPr>
          <w:p w14:paraId="49EEFBFF"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704648C4" w14:textId="6C5FD859"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53626CF4" w14:textId="5AE4F57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01FAC042" w14:textId="509354A5"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0BAE61DF" w14:textId="437BE0F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32D62D62" w14:textId="77777777" w:rsidTr="00C85F8D">
        <w:trPr>
          <w:trHeight w:val="290"/>
        </w:trPr>
        <w:tc>
          <w:tcPr>
            <w:tcW w:w="4177" w:type="dxa"/>
            <w:tcBorders>
              <w:top w:val="nil"/>
              <w:left w:val="nil"/>
              <w:bottom w:val="nil"/>
              <w:right w:val="nil"/>
            </w:tcBorders>
            <w:shd w:val="clear" w:color="000000" w:fill="FFFFFF"/>
            <w:noWrap/>
            <w:vAlign w:val="bottom"/>
            <w:hideMark/>
          </w:tcPr>
          <w:p w14:paraId="1C0F70C0" w14:textId="2969D708"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VA share of manufacturing (avg 2014-19)</w:t>
            </w:r>
          </w:p>
        </w:tc>
        <w:tc>
          <w:tcPr>
            <w:tcW w:w="1118" w:type="dxa"/>
            <w:tcBorders>
              <w:top w:val="nil"/>
              <w:left w:val="nil"/>
              <w:bottom w:val="nil"/>
              <w:right w:val="nil"/>
            </w:tcBorders>
            <w:shd w:val="clear" w:color="000000" w:fill="FFFFFF"/>
            <w:noWrap/>
            <w:vAlign w:val="bottom"/>
            <w:hideMark/>
          </w:tcPr>
          <w:p w14:paraId="17653957" w14:textId="150CFB7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1556BF0" w14:textId="007F60E1"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51AABE7" w14:textId="6ACDA4A3"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4B41B554" w14:textId="73568ACF"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0.10**</w:t>
            </w:r>
          </w:p>
        </w:tc>
      </w:tr>
      <w:tr w:rsidR="002E4FC1" w:rsidRPr="00F1696E" w14:paraId="57D8C1B0" w14:textId="77777777" w:rsidTr="00C85F8D">
        <w:trPr>
          <w:trHeight w:val="290"/>
        </w:trPr>
        <w:tc>
          <w:tcPr>
            <w:tcW w:w="4177" w:type="dxa"/>
            <w:tcBorders>
              <w:top w:val="nil"/>
              <w:left w:val="nil"/>
              <w:bottom w:val="nil"/>
              <w:right w:val="nil"/>
            </w:tcBorders>
            <w:shd w:val="clear" w:color="000000" w:fill="FFFFFF"/>
            <w:noWrap/>
            <w:vAlign w:val="bottom"/>
            <w:hideMark/>
          </w:tcPr>
          <w:p w14:paraId="5D97E895"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27C2901F" w14:textId="2AAA22A9"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E1FAFA1" w14:textId="19962E63"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50A1A06F" w14:textId="5662808C"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6394A05B" w14:textId="066CF7F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(2.12)</w:t>
            </w:r>
          </w:p>
        </w:tc>
      </w:tr>
      <w:tr w:rsidR="002E4FC1" w:rsidRPr="00F1696E" w14:paraId="1BBFC68C" w14:textId="77777777" w:rsidTr="00C85F8D">
        <w:trPr>
          <w:trHeight w:val="290"/>
        </w:trPr>
        <w:tc>
          <w:tcPr>
            <w:tcW w:w="4177" w:type="dxa"/>
            <w:tcBorders>
              <w:top w:val="nil"/>
              <w:left w:val="nil"/>
              <w:bottom w:val="nil"/>
              <w:right w:val="nil"/>
            </w:tcBorders>
            <w:shd w:val="clear" w:color="000000" w:fill="FFFFFF"/>
            <w:noWrap/>
            <w:vAlign w:val="bottom"/>
            <w:hideMark/>
          </w:tcPr>
          <w:p w14:paraId="318B55BB"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4964A3C6" w14:textId="2248C32C"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34EBCFA7" w14:textId="7106FBC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558A02A6" w14:textId="5F92A83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A947100" w14:textId="5DBB21DE"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56E2C0AB" w14:textId="77777777" w:rsidTr="00C85F8D">
        <w:trPr>
          <w:trHeight w:val="290"/>
        </w:trPr>
        <w:tc>
          <w:tcPr>
            <w:tcW w:w="4177" w:type="dxa"/>
            <w:tcBorders>
              <w:top w:val="nil"/>
              <w:left w:val="nil"/>
              <w:bottom w:val="nil"/>
              <w:right w:val="nil"/>
            </w:tcBorders>
            <w:shd w:val="clear" w:color="000000" w:fill="FFFFFF"/>
            <w:noWrap/>
            <w:vAlign w:val="bottom"/>
            <w:hideMark/>
          </w:tcPr>
          <w:p w14:paraId="2730AF85"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Constant</w:t>
            </w:r>
          </w:p>
        </w:tc>
        <w:tc>
          <w:tcPr>
            <w:tcW w:w="1118" w:type="dxa"/>
            <w:tcBorders>
              <w:top w:val="nil"/>
              <w:left w:val="nil"/>
              <w:bottom w:val="nil"/>
              <w:right w:val="nil"/>
            </w:tcBorders>
            <w:shd w:val="clear" w:color="000000" w:fill="FFFFFF"/>
            <w:noWrap/>
            <w:vAlign w:val="bottom"/>
            <w:hideMark/>
          </w:tcPr>
          <w:p w14:paraId="11CA3FCF" w14:textId="364D062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-3.38**</w:t>
            </w:r>
          </w:p>
        </w:tc>
        <w:tc>
          <w:tcPr>
            <w:tcW w:w="1115" w:type="dxa"/>
            <w:tcBorders>
              <w:top w:val="nil"/>
              <w:left w:val="nil"/>
              <w:bottom w:val="nil"/>
              <w:right w:val="nil"/>
            </w:tcBorders>
            <w:shd w:val="clear" w:color="000000" w:fill="FFFFFF"/>
            <w:noWrap/>
            <w:vAlign w:val="bottom"/>
            <w:hideMark/>
          </w:tcPr>
          <w:p w14:paraId="16FEAE69" w14:textId="324AF178"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1.28</w:t>
            </w:r>
          </w:p>
        </w:tc>
        <w:tc>
          <w:tcPr>
            <w:tcW w:w="1115" w:type="dxa"/>
            <w:tcBorders>
              <w:top w:val="nil"/>
              <w:left w:val="nil"/>
              <w:bottom w:val="nil"/>
              <w:right w:val="nil"/>
            </w:tcBorders>
            <w:shd w:val="clear" w:color="000000" w:fill="FFFFFF"/>
            <w:noWrap/>
            <w:vAlign w:val="bottom"/>
            <w:hideMark/>
          </w:tcPr>
          <w:p w14:paraId="4375AD30" w14:textId="245D7FE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-0.99</w:t>
            </w:r>
          </w:p>
        </w:tc>
        <w:tc>
          <w:tcPr>
            <w:tcW w:w="1115" w:type="dxa"/>
            <w:tcBorders>
              <w:top w:val="nil"/>
              <w:left w:val="nil"/>
              <w:bottom w:val="nil"/>
              <w:right w:val="nil"/>
            </w:tcBorders>
            <w:shd w:val="clear" w:color="000000" w:fill="FFFFFF"/>
            <w:noWrap/>
            <w:vAlign w:val="bottom"/>
            <w:hideMark/>
          </w:tcPr>
          <w:p w14:paraId="1481E960" w14:textId="7017FFE2"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-8.30**</w:t>
            </w:r>
          </w:p>
        </w:tc>
      </w:tr>
      <w:tr w:rsidR="002E4FC1" w:rsidRPr="00F1696E" w14:paraId="10B3BF01" w14:textId="77777777" w:rsidTr="00C85F8D">
        <w:trPr>
          <w:trHeight w:val="290"/>
        </w:trPr>
        <w:tc>
          <w:tcPr>
            <w:tcW w:w="4177" w:type="dxa"/>
            <w:tcBorders>
              <w:top w:val="nil"/>
              <w:left w:val="nil"/>
              <w:bottom w:val="nil"/>
              <w:right w:val="nil"/>
            </w:tcBorders>
            <w:shd w:val="clear" w:color="000000" w:fill="FFFFFF"/>
            <w:noWrap/>
            <w:vAlign w:val="bottom"/>
            <w:hideMark/>
          </w:tcPr>
          <w:p w14:paraId="5406542F"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11D876C7" w14:textId="6AD722F6"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(2.12)</w:t>
            </w:r>
          </w:p>
        </w:tc>
        <w:tc>
          <w:tcPr>
            <w:tcW w:w="1115" w:type="dxa"/>
            <w:tcBorders>
              <w:top w:val="nil"/>
              <w:left w:val="nil"/>
              <w:bottom w:val="nil"/>
              <w:right w:val="nil"/>
            </w:tcBorders>
            <w:shd w:val="clear" w:color="000000" w:fill="FFFFFF"/>
            <w:noWrap/>
            <w:vAlign w:val="bottom"/>
            <w:hideMark/>
          </w:tcPr>
          <w:p w14:paraId="385172C1" w14:textId="7493B5EE"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(1.09)</w:t>
            </w:r>
          </w:p>
        </w:tc>
        <w:tc>
          <w:tcPr>
            <w:tcW w:w="1115" w:type="dxa"/>
            <w:tcBorders>
              <w:top w:val="nil"/>
              <w:left w:val="nil"/>
              <w:bottom w:val="nil"/>
              <w:right w:val="nil"/>
            </w:tcBorders>
            <w:shd w:val="clear" w:color="000000" w:fill="FFFFFF"/>
            <w:noWrap/>
            <w:vAlign w:val="bottom"/>
            <w:hideMark/>
          </w:tcPr>
          <w:p w14:paraId="27AC3460" w14:textId="5131F28A"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(0.55)</w:t>
            </w:r>
          </w:p>
        </w:tc>
        <w:tc>
          <w:tcPr>
            <w:tcW w:w="1115" w:type="dxa"/>
            <w:tcBorders>
              <w:top w:val="nil"/>
              <w:left w:val="nil"/>
              <w:bottom w:val="nil"/>
              <w:right w:val="nil"/>
            </w:tcBorders>
            <w:shd w:val="clear" w:color="000000" w:fill="FFFFFF"/>
            <w:noWrap/>
            <w:vAlign w:val="bottom"/>
            <w:hideMark/>
          </w:tcPr>
          <w:p w14:paraId="14620DAF" w14:textId="216D2B0D"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(2.10)</w:t>
            </w:r>
          </w:p>
        </w:tc>
      </w:tr>
      <w:tr w:rsidR="002E4FC1" w:rsidRPr="00F1696E" w14:paraId="7F07C2F2" w14:textId="77777777" w:rsidTr="00C85F8D">
        <w:trPr>
          <w:trHeight w:val="290"/>
        </w:trPr>
        <w:tc>
          <w:tcPr>
            <w:tcW w:w="4177" w:type="dxa"/>
            <w:tcBorders>
              <w:top w:val="nil"/>
              <w:left w:val="nil"/>
              <w:bottom w:val="nil"/>
              <w:right w:val="nil"/>
            </w:tcBorders>
            <w:shd w:val="clear" w:color="000000" w:fill="FFFFFF"/>
            <w:noWrap/>
            <w:vAlign w:val="bottom"/>
            <w:hideMark/>
          </w:tcPr>
          <w:p w14:paraId="5AB34754"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 </w:t>
            </w:r>
          </w:p>
        </w:tc>
        <w:tc>
          <w:tcPr>
            <w:tcW w:w="1118" w:type="dxa"/>
            <w:tcBorders>
              <w:top w:val="nil"/>
              <w:left w:val="nil"/>
              <w:bottom w:val="nil"/>
              <w:right w:val="nil"/>
            </w:tcBorders>
            <w:shd w:val="clear" w:color="000000" w:fill="FFFFFF"/>
            <w:noWrap/>
            <w:vAlign w:val="bottom"/>
            <w:hideMark/>
          </w:tcPr>
          <w:p w14:paraId="2AC443AC" w14:textId="089A660A"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4664F560" w14:textId="63761F4A"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2A264030" w14:textId="72212394"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c>
          <w:tcPr>
            <w:tcW w:w="1115" w:type="dxa"/>
            <w:tcBorders>
              <w:top w:val="nil"/>
              <w:left w:val="nil"/>
              <w:bottom w:val="nil"/>
              <w:right w:val="nil"/>
            </w:tcBorders>
            <w:shd w:val="clear" w:color="000000" w:fill="FFFFFF"/>
            <w:noWrap/>
            <w:vAlign w:val="bottom"/>
            <w:hideMark/>
          </w:tcPr>
          <w:p w14:paraId="187942E3" w14:textId="5CD0EEE1"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 </w:t>
            </w:r>
          </w:p>
        </w:tc>
      </w:tr>
      <w:tr w:rsidR="002E4FC1" w:rsidRPr="00F1696E" w14:paraId="7E1B3F6C" w14:textId="77777777" w:rsidTr="00C85F8D">
        <w:trPr>
          <w:trHeight w:val="290"/>
        </w:trPr>
        <w:tc>
          <w:tcPr>
            <w:tcW w:w="4177" w:type="dxa"/>
            <w:tcBorders>
              <w:top w:val="nil"/>
              <w:left w:val="nil"/>
              <w:bottom w:val="nil"/>
              <w:right w:val="nil"/>
            </w:tcBorders>
            <w:shd w:val="clear" w:color="000000" w:fill="FFFFFF"/>
            <w:noWrap/>
            <w:vAlign w:val="bottom"/>
            <w:hideMark/>
          </w:tcPr>
          <w:p w14:paraId="67CEBEDD" w14:textId="77777777" w:rsidR="002E4FC1" w:rsidRPr="00F1696E" w:rsidRDefault="002E4FC1" w:rsidP="002E4FC1">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Observations</w:t>
            </w:r>
          </w:p>
        </w:tc>
        <w:tc>
          <w:tcPr>
            <w:tcW w:w="1118" w:type="dxa"/>
            <w:tcBorders>
              <w:top w:val="nil"/>
              <w:left w:val="nil"/>
              <w:bottom w:val="nil"/>
              <w:right w:val="nil"/>
            </w:tcBorders>
            <w:shd w:val="clear" w:color="000000" w:fill="FFFFFF"/>
            <w:noWrap/>
            <w:vAlign w:val="bottom"/>
            <w:hideMark/>
          </w:tcPr>
          <w:p w14:paraId="017D155B" w14:textId="160F8D8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165</w:t>
            </w:r>
          </w:p>
        </w:tc>
        <w:tc>
          <w:tcPr>
            <w:tcW w:w="1115" w:type="dxa"/>
            <w:tcBorders>
              <w:top w:val="nil"/>
              <w:left w:val="nil"/>
              <w:bottom w:val="nil"/>
              <w:right w:val="nil"/>
            </w:tcBorders>
            <w:shd w:val="clear" w:color="000000" w:fill="FFFFFF"/>
            <w:noWrap/>
            <w:vAlign w:val="bottom"/>
            <w:hideMark/>
          </w:tcPr>
          <w:p w14:paraId="36A8FB35" w14:textId="73FA7C9F"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152</w:t>
            </w:r>
          </w:p>
        </w:tc>
        <w:tc>
          <w:tcPr>
            <w:tcW w:w="1115" w:type="dxa"/>
            <w:tcBorders>
              <w:top w:val="nil"/>
              <w:left w:val="nil"/>
              <w:bottom w:val="nil"/>
              <w:right w:val="nil"/>
            </w:tcBorders>
            <w:shd w:val="clear" w:color="000000" w:fill="FFFFFF"/>
            <w:noWrap/>
            <w:vAlign w:val="bottom"/>
            <w:hideMark/>
          </w:tcPr>
          <w:p w14:paraId="0BB9EE1C" w14:textId="6F2A635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152</w:t>
            </w:r>
          </w:p>
        </w:tc>
        <w:tc>
          <w:tcPr>
            <w:tcW w:w="1115" w:type="dxa"/>
            <w:tcBorders>
              <w:top w:val="nil"/>
              <w:left w:val="nil"/>
              <w:bottom w:val="nil"/>
              <w:right w:val="nil"/>
            </w:tcBorders>
            <w:shd w:val="clear" w:color="000000" w:fill="FFFFFF"/>
            <w:noWrap/>
            <w:vAlign w:val="bottom"/>
            <w:hideMark/>
          </w:tcPr>
          <w:p w14:paraId="76F05C8B" w14:textId="3CB58C3B"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147</w:t>
            </w:r>
          </w:p>
        </w:tc>
      </w:tr>
      <w:tr w:rsidR="002E4FC1" w:rsidRPr="00F1696E" w14:paraId="506B743A" w14:textId="77777777" w:rsidTr="00C85F8D">
        <w:trPr>
          <w:trHeight w:val="290"/>
        </w:trPr>
        <w:tc>
          <w:tcPr>
            <w:tcW w:w="4177" w:type="dxa"/>
            <w:tcBorders>
              <w:top w:val="nil"/>
              <w:left w:val="nil"/>
              <w:bottom w:val="nil"/>
              <w:right w:val="nil"/>
            </w:tcBorders>
            <w:shd w:val="clear" w:color="000000" w:fill="FFFFFF"/>
            <w:noWrap/>
            <w:vAlign w:val="bottom"/>
            <w:hideMark/>
          </w:tcPr>
          <w:p w14:paraId="765D070B" w14:textId="7A92F23B" w:rsidR="002E4FC1" w:rsidRPr="00F1696E" w:rsidRDefault="002E4FC1" w:rsidP="002E4FC1">
            <w:pPr>
              <w:spacing w:after="0" w:line="240" w:lineRule="auto"/>
              <w:rPr>
                <w:rFonts w:ascii="Calibri" w:eastAsia="Times New Roman" w:hAnsi="Calibri" w:cs="Times New Roman"/>
                <w:color w:val="000000"/>
              </w:rPr>
            </w:pPr>
            <w:r w:rsidRPr="00AD48F1">
              <w:rPr>
                <w:rFonts w:eastAsia="Times New Roman" w:cs="Times New Roman"/>
                <w:color w:val="000000"/>
                <w:sz w:val="20"/>
                <w:szCs w:val="20"/>
              </w:rPr>
              <w:t>R</w:t>
            </w:r>
            <w:r>
              <w:rPr>
                <w:rFonts w:eastAsia="Times New Roman" w:cs="Times New Roman"/>
                <w:color w:val="000000"/>
                <w:sz w:val="20"/>
                <w:szCs w:val="20"/>
                <w:vertAlign w:val="superscript"/>
              </w:rPr>
              <w:t>2</w:t>
            </w:r>
          </w:p>
        </w:tc>
        <w:tc>
          <w:tcPr>
            <w:tcW w:w="1118" w:type="dxa"/>
            <w:tcBorders>
              <w:top w:val="nil"/>
              <w:left w:val="nil"/>
              <w:bottom w:val="nil"/>
              <w:right w:val="nil"/>
            </w:tcBorders>
            <w:shd w:val="clear" w:color="000000" w:fill="FFFFFF"/>
            <w:noWrap/>
            <w:vAlign w:val="bottom"/>
            <w:hideMark/>
          </w:tcPr>
          <w:p w14:paraId="69E43817" w14:textId="4DDB4DFE"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0.08</w:t>
            </w:r>
          </w:p>
        </w:tc>
        <w:tc>
          <w:tcPr>
            <w:tcW w:w="1115" w:type="dxa"/>
            <w:tcBorders>
              <w:top w:val="nil"/>
              <w:left w:val="nil"/>
              <w:bottom w:val="nil"/>
              <w:right w:val="nil"/>
            </w:tcBorders>
            <w:shd w:val="clear" w:color="000000" w:fill="FFFFFF"/>
            <w:noWrap/>
            <w:vAlign w:val="bottom"/>
            <w:hideMark/>
          </w:tcPr>
          <w:p w14:paraId="7348B760" w14:textId="09FDE28F"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0.52</w:t>
            </w:r>
          </w:p>
        </w:tc>
        <w:tc>
          <w:tcPr>
            <w:tcW w:w="1115" w:type="dxa"/>
            <w:tcBorders>
              <w:top w:val="nil"/>
              <w:left w:val="nil"/>
              <w:bottom w:val="nil"/>
              <w:right w:val="nil"/>
            </w:tcBorders>
            <w:shd w:val="clear" w:color="000000" w:fill="FFFFFF"/>
            <w:noWrap/>
            <w:vAlign w:val="bottom"/>
            <w:hideMark/>
          </w:tcPr>
          <w:p w14:paraId="47AFC2BA" w14:textId="70A77317"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0.54</w:t>
            </w:r>
          </w:p>
        </w:tc>
        <w:tc>
          <w:tcPr>
            <w:tcW w:w="1115" w:type="dxa"/>
            <w:tcBorders>
              <w:top w:val="nil"/>
              <w:left w:val="nil"/>
              <w:bottom w:val="nil"/>
              <w:right w:val="nil"/>
            </w:tcBorders>
            <w:shd w:val="clear" w:color="000000" w:fill="FFFFFF"/>
            <w:noWrap/>
            <w:vAlign w:val="bottom"/>
            <w:hideMark/>
          </w:tcPr>
          <w:p w14:paraId="3CCE464B" w14:textId="401A83B3" w:rsidR="002E4FC1" w:rsidRPr="00F1696E" w:rsidRDefault="002E4FC1" w:rsidP="002E4FC1">
            <w:pPr>
              <w:spacing w:after="0" w:line="240" w:lineRule="auto"/>
              <w:rPr>
                <w:rFonts w:ascii="Calibri" w:eastAsia="Times New Roman" w:hAnsi="Calibri" w:cs="Times New Roman"/>
                <w:color w:val="000000"/>
              </w:rPr>
            </w:pPr>
            <w:r>
              <w:rPr>
                <w:rFonts w:ascii="Calibri" w:hAnsi="Calibri" w:cs="Calibri"/>
                <w:color w:val="000000"/>
              </w:rPr>
              <w:t>0.50</w:t>
            </w:r>
          </w:p>
        </w:tc>
      </w:tr>
    </w:tbl>
    <w:p w14:paraId="2E4536B6" w14:textId="77777777" w:rsidR="00C85F8D" w:rsidRDefault="00C85F8D" w:rsidP="00C85F8D">
      <w:pPr>
        <w:spacing w:after="0" w:line="240" w:lineRule="auto"/>
      </w:pPr>
    </w:p>
    <w:p w14:paraId="23609F84" w14:textId="77777777" w:rsidR="00C85F8D" w:rsidRDefault="00C85F8D" w:rsidP="00C85F8D">
      <w:pPr>
        <w:spacing w:after="0" w:line="240" w:lineRule="auto"/>
      </w:pPr>
    </w:p>
    <w:p w14:paraId="11F23B07" w14:textId="3050B5F1" w:rsidR="00C85F8D" w:rsidRDefault="00C85F8D" w:rsidP="00C85F8D">
      <w:pPr>
        <w:spacing w:after="0" w:line="240" w:lineRule="auto"/>
      </w:pPr>
      <w:r>
        <w:t xml:space="preserve">Note: Dependent variable is GDP growth in 2020 minus the pre-COVID growth forecast (from WEO, 2020). </w:t>
      </w:r>
    </w:p>
    <w:p w14:paraId="14CF3FCE" w14:textId="6ED52858" w:rsidR="00C85F8D" w:rsidRPr="00F1696E" w:rsidRDefault="00C85F8D" w:rsidP="00C85F8D">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t statistics in parentheses</w:t>
      </w:r>
      <w:r>
        <w:rPr>
          <w:rFonts w:ascii="Calibri" w:eastAsia="Times New Roman" w:hAnsi="Calibri" w:cs="Times New Roman"/>
          <w:color w:val="000000"/>
        </w:rPr>
        <w:t xml:space="preserve">, robust standard errors. </w:t>
      </w:r>
      <w:r w:rsidRPr="00F1696E">
        <w:rPr>
          <w:rFonts w:ascii="Calibri" w:eastAsia="Times New Roman" w:hAnsi="Calibri" w:cs="Times New Roman"/>
          <w:color w:val="000000"/>
        </w:rPr>
        <w:t>* p&lt;0.10, ** p&lt;0.05,  *** p&lt;0.01</w:t>
      </w:r>
      <w:r>
        <w:rPr>
          <w:rFonts w:ascii="Calibri" w:eastAsia="Times New Roman" w:hAnsi="Calibri" w:cs="Times New Roman"/>
          <w:color w:val="000000"/>
        </w:rPr>
        <w:t xml:space="preserve">. </w:t>
      </w:r>
    </w:p>
    <w:p w14:paraId="19DF55B7" w14:textId="77777777" w:rsidR="00C85F8D" w:rsidRDefault="00C85F8D"/>
    <w:p w14:paraId="7CD3C64A" w14:textId="70D1D68B" w:rsidR="008F637C" w:rsidRDefault="00C85F8D" w:rsidP="004052DB">
      <w:pPr>
        <w:jc w:val="center"/>
      </w:pPr>
      <w:r>
        <w:br w:type="page"/>
      </w:r>
      <w:r w:rsidR="008F637C">
        <w:lastRenderedPageBreak/>
        <w:t xml:space="preserve">Table </w:t>
      </w:r>
      <w:r w:rsidR="00C27064">
        <w:t>9</w:t>
      </w:r>
      <w:r w:rsidR="008F637C">
        <w:t>. Growth Regressions (I</w:t>
      </w:r>
      <w:r w:rsidR="001A6487">
        <w:t>I</w:t>
      </w:r>
      <w:r w:rsidR="008F637C">
        <w:t>)</w:t>
      </w:r>
    </w:p>
    <w:tbl>
      <w:tblPr>
        <w:tblW w:w="10080" w:type="dxa"/>
        <w:tblLayout w:type="fixed"/>
        <w:tblLook w:val="04A0" w:firstRow="1" w:lastRow="0" w:firstColumn="1" w:lastColumn="0" w:noHBand="0" w:noVBand="1"/>
      </w:tblPr>
      <w:tblGrid>
        <w:gridCol w:w="2943"/>
        <w:gridCol w:w="1064"/>
        <w:gridCol w:w="1025"/>
        <w:gridCol w:w="950"/>
        <w:gridCol w:w="1064"/>
        <w:gridCol w:w="1008"/>
        <w:gridCol w:w="1001"/>
        <w:gridCol w:w="1025"/>
      </w:tblGrid>
      <w:tr w:rsidR="00E146F0" w:rsidRPr="000B1F26" w14:paraId="71DE4A1D" w14:textId="77777777" w:rsidTr="007C4B87">
        <w:trPr>
          <w:trHeight w:val="290"/>
        </w:trPr>
        <w:tc>
          <w:tcPr>
            <w:tcW w:w="2943" w:type="dxa"/>
            <w:tcBorders>
              <w:top w:val="nil"/>
              <w:left w:val="nil"/>
              <w:bottom w:val="nil"/>
              <w:right w:val="nil"/>
            </w:tcBorders>
            <w:shd w:val="clear" w:color="000000" w:fill="FFFFFF"/>
            <w:noWrap/>
            <w:vAlign w:val="bottom"/>
            <w:hideMark/>
          </w:tcPr>
          <w:p w14:paraId="77A6C498"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53D0E132"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(1)</w:t>
            </w:r>
          </w:p>
        </w:tc>
        <w:tc>
          <w:tcPr>
            <w:tcW w:w="1025" w:type="dxa"/>
            <w:tcBorders>
              <w:top w:val="nil"/>
              <w:left w:val="nil"/>
              <w:bottom w:val="nil"/>
              <w:right w:val="nil"/>
            </w:tcBorders>
            <w:shd w:val="clear" w:color="000000" w:fill="FFFFFF"/>
            <w:noWrap/>
            <w:vAlign w:val="bottom"/>
            <w:hideMark/>
          </w:tcPr>
          <w:p w14:paraId="0F5C1D40"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(2)</w:t>
            </w:r>
          </w:p>
        </w:tc>
        <w:tc>
          <w:tcPr>
            <w:tcW w:w="950" w:type="dxa"/>
            <w:tcBorders>
              <w:top w:val="nil"/>
              <w:left w:val="nil"/>
              <w:bottom w:val="nil"/>
              <w:right w:val="nil"/>
            </w:tcBorders>
            <w:shd w:val="clear" w:color="000000" w:fill="FFFFFF"/>
            <w:noWrap/>
            <w:vAlign w:val="bottom"/>
            <w:hideMark/>
          </w:tcPr>
          <w:p w14:paraId="5BDACACF"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(3)</w:t>
            </w:r>
          </w:p>
        </w:tc>
        <w:tc>
          <w:tcPr>
            <w:tcW w:w="1064" w:type="dxa"/>
            <w:tcBorders>
              <w:top w:val="nil"/>
              <w:left w:val="nil"/>
              <w:bottom w:val="nil"/>
              <w:right w:val="nil"/>
            </w:tcBorders>
            <w:shd w:val="clear" w:color="000000" w:fill="FFFFFF"/>
            <w:noWrap/>
            <w:vAlign w:val="bottom"/>
            <w:hideMark/>
          </w:tcPr>
          <w:p w14:paraId="73A347A1"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(4)</w:t>
            </w:r>
          </w:p>
        </w:tc>
        <w:tc>
          <w:tcPr>
            <w:tcW w:w="1008" w:type="dxa"/>
            <w:tcBorders>
              <w:top w:val="nil"/>
              <w:left w:val="nil"/>
              <w:bottom w:val="nil"/>
              <w:right w:val="nil"/>
            </w:tcBorders>
            <w:shd w:val="clear" w:color="000000" w:fill="FFFFFF"/>
            <w:noWrap/>
            <w:vAlign w:val="bottom"/>
            <w:hideMark/>
          </w:tcPr>
          <w:p w14:paraId="59FFE2EC"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(5)</w:t>
            </w:r>
          </w:p>
        </w:tc>
        <w:tc>
          <w:tcPr>
            <w:tcW w:w="1001" w:type="dxa"/>
            <w:tcBorders>
              <w:top w:val="nil"/>
              <w:left w:val="nil"/>
              <w:bottom w:val="nil"/>
              <w:right w:val="nil"/>
            </w:tcBorders>
            <w:shd w:val="clear" w:color="000000" w:fill="FFFFFF"/>
            <w:noWrap/>
            <w:vAlign w:val="bottom"/>
            <w:hideMark/>
          </w:tcPr>
          <w:p w14:paraId="48B16641"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(6)</w:t>
            </w:r>
          </w:p>
        </w:tc>
        <w:tc>
          <w:tcPr>
            <w:tcW w:w="1025" w:type="dxa"/>
            <w:tcBorders>
              <w:top w:val="nil"/>
              <w:left w:val="nil"/>
              <w:bottom w:val="nil"/>
              <w:right w:val="nil"/>
            </w:tcBorders>
            <w:shd w:val="clear" w:color="000000" w:fill="FFFFFF"/>
            <w:noWrap/>
            <w:vAlign w:val="bottom"/>
            <w:hideMark/>
          </w:tcPr>
          <w:p w14:paraId="58ACA261"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(7)</w:t>
            </w:r>
          </w:p>
        </w:tc>
      </w:tr>
      <w:tr w:rsidR="00E146F0" w:rsidRPr="000B1F26" w14:paraId="793BC250" w14:textId="77777777" w:rsidTr="007C4B87">
        <w:trPr>
          <w:trHeight w:val="580"/>
        </w:trPr>
        <w:tc>
          <w:tcPr>
            <w:tcW w:w="2943" w:type="dxa"/>
            <w:tcBorders>
              <w:top w:val="nil"/>
              <w:left w:val="nil"/>
              <w:bottom w:val="nil"/>
              <w:right w:val="nil"/>
            </w:tcBorders>
            <w:shd w:val="clear" w:color="000000" w:fill="FFFFFF"/>
            <w:noWrap/>
            <w:vAlign w:val="bottom"/>
            <w:hideMark/>
          </w:tcPr>
          <w:p w14:paraId="77CE236F"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12F12AB6" w14:textId="77777777" w:rsid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All</w:t>
            </w:r>
          </w:p>
          <w:p w14:paraId="3A323E8E" w14:textId="7DBE91ED" w:rsidR="00FC0391" w:rsidRPr="000B1F26" w:rsidRDefault="00FC0391" w:rsidP="000B1F26">
            <w:pPr>
              <w:spacing w:after="0" w:line="240" w:lineRule="auto"/>
              <w:rPr>
                <w:rFonts w:eastAsia="Times New Roman" w:cstheme="minorHAnsi"/>
                <w:color w:val="000000"/>
                <w:sz w:val="20"/>
                <w:szCs w:val="20"/>
              </w:rPr>
            </w:pPr>
          </w:p>
        </w:tc>
        <w:tc>
          <w:tcPr>
            <w:tcW w:w="1025" w:type="dxa"/>
            <w:tcBorders>
              <w:top w:val="nil"/>
              <w:left w:val="nil"/>
              <w:bottom w:val="nil"/>
              <w:right w:val="nil"/>
            </w:tcBorders>
            <w:shd w:val="clear" w:color="000000" w:fill="FFFFFF"/>
            <w:noWrap/>
            <w:vAlign w:val="bottom"/>
            <w:hideMark/>
          </w:tcPr>
          <w:p w14:paraId="27DB94D3" w14:textId="77777777" w:rsid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AE</w:t>
            </w:r>
          </w:p>
          <w:p w14:paraId="34969059" w14:textId="4900341A" w:rsidR="00FC0391" w:rsidRPr="000B1F26" w:rsidRDefault="00FC0391" w:rsidP="000B1F26">
            <w:pPr>
              <w:spacing w:after="0" w:line="240" w:lineRule="auto"/>
              <w:rPr>
                <w:rFonts w:eastAsia="Times New Roman" w:cstheme="minorHAnsi"/>
                <w:color w:val="000000"/>
                <w:sz w:val="20"/>
                <w:szCs w:val="20"/>
              </w:rPr>
            </w:pPr>
          </w:p>
        </w:tc>
        <w:tc>
          <w:tcPr>
            <w:tcW w:w="950" w:type="dxa"/>
            <w:tcBorders>
              <w:top w:val="nil"/>
              <w:left w:val="nil"/>
              <w:bottom w:val="nil"/>
              <w:right w:val="nil"/>
            </w:tcBorders>
            <w:shd w:val="clear" w:color="000000" w:fill="FFFFFF"/>
            <w:noWrap/>
            <w:vAlign w:val="bottom"/>
            <w:hideMark/>
          </w:tcPr>
          <w:p w14:paraId="6635D14A" w14:textId="77777777" w:rsid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EM</w:t>
            </w:r>
          </w:p>
          <w:p w14:paraId="0F2C7A1B" w14:textId="2DE93227" w:rsidR="00FC0391" w:rsidRPr="000B1F26" w:rsidRDefault="00FC0391" w:rsidP="000B1F26">
            <w:pPr>
              <w:spacing w:after="0" w:line="240" w:lineRule="auto"/>
              <w:rPr>
                <w:rFonts w:eastAsia="Times New Roman" w:cstheme="minorHAnsi"/>
                <w:color w:val="000000"/>
                <w:sz w:val="20"/>
                <w:szCs w:val="20"/>
              </w:rPr>
            </w:pPr>
          </w:p>
        </w:tc>
        <w:tc>
          <w:tcPr>
            <w:tcW w:w="1064" w:type="dxa"/>
            <w:tcBorders>
              <w:top w:val="nil"/>
              <w:left w:val="nil"/>
              <w:bottom w:val="nil"/>
              <w:right w:val="nil"/>
            </w:tcBorders>
            <w:shd w:val="clear" w:color="000000" w:fill="FFFFFF"/>
            <w:noWrap/>
            <w:vAlign w:val="bottom"/>
            <w:hideMark/>
          </w:tcPr>
          <w:p w14:paraId="6FB49E14" w14:textId="77777777" w:rsid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All</w:t>
            </w:r>
          </w:p>
          <w:p w14:paraId="38551422" w14:textId="39AAFCE5" w:rsidR="00FC0391" w:rsidRPr="000B1F26" w:rsidRDefault="00FC0391" w:rsidP="000B1F26">
            <w:pPr>
              <w:spacing w:after="0" w:line="240" w:lineRule="auto"/>
              <w:rPr>
                <w:rFonts w:eastAsia="Times New Roman" w:cstheme="minorHAnsi"/>
                <w:color w:val="000000"/>
                <w:sz w:val="20"/>
                <w:szCs w:val="20"/>
              </w:rPr>
            </w:pPr>
          </w:p>
        </w:tc>
        <w:tc>
          <w:tcPr>
            <w:tcW w:w="1008" w:type="dxa"/>
            <w:tcBorders>
              <w:top w:val="nil"/>
              <w:left w:val="nil"/>
              <w:bottom w:val="nil"/>
              <w:right w:val="nil"/>
            </w:tcBorders>
            <w:shd w:val="clear" w:color="000000" w:fill="FFFFFF"/>
            <w:vAlign w:val="bottom"/>
            <w:hideMark/>
          </w:tcPr>
          <w:p w14:paraId="32F22A47"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Dir. Tour&lt;10</w:t>
            </w:r>
          </w:p>
        </w:tc>
        <w:tc>
          <w:tcPr>
            <w:tcW w:w="1001" w:type="dxa"/>
            <w:tcBorders>
              <w:top w:val="nil"/>
              <w:left w:val="nil"/>
              <w:bottom w:val="nil"/>
              <w:right w:val="nil"/>
            </w:tcBorders>
            <w:shd w:val="clear" w:color="000000" w:fill="FFFFFF"/>
            <w:vAlign w:val="bottom"/>
            <w:hideMark/>
          </w:tcPr>
          <w:p w14:paraId="0F4CBC0A" w14:textId="77777777" w:rsidR="000B1F26" w:rsidRP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Dir. Tour&lt;5</w:t>
            </w:r>
          </w:p>
        </w:tc>
        <w:tc>
          <w:tcPr>
            <w:tcW w:w="1025" w:type="dxa"/>
            <w:tcBorders>
              <w:top w:val="nil"/>
              <w:left w:val="nil"/>
              <w:bottom w:val="nil"/>
              <w:right w:val="nil"/>
            </w:tcBorders>
            <w:shd w:val="clear" w:color="000000" w:fill="FFFFFF"/>
            <w:noWrap/>
            <w:vAlign w:val="bottom"/>
            <w:hideMark/>
          </w:tcPr>
          <w:p w14:paraId="0A858314" w14:textId="77777777" w:rsidR="000B1F26" w:rsidRDefault="000B1F26" w:rsidP="000B1F26">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All</w:t>
            </w:r>
          </w:p>
          <w:p w14:paraId="0DD681BC" w14:textId="266BA429" w:rsidR="0019507A" w:rsidRPr="000B1F26" w:rsidRDefault="0019507A" w:rsidP="000B1F26">
            <w:pPr>
              <w:spacing w:after="0" w:line="240" w:lineRule="auto"/>
              <w:rPr>
                <w:rFonts w:eastAsia="Times New Roman" w:cstheme="minorHAnsi"/>
                <w:color w:val="000000"/>
                <w:sz w:val="20"/>
                <w:szCs w:val="20"/>
              </w:rPr>
            </w:pPr>
          </w:p>
        </w:tc>
      </w:tr>
      <w:tr w:rsidR="00B527DD" w:rsidRPr="000B1F26" w14:paraId="789B702D" w14:textId="77777777" w:rsidTr="007C4B87">
        <w:trPr>
          <w:trHeight w:val="290"/>
        </w:trPr>
        <w:tc>
          <w:tcPr>
            <w:tcW w:w="2943" w:type="dxa"/>
            <w:tcBorders>
              <w:top w:val="nil"/>
              <w:left w:val="nil"/>
              <w:bottom w:val="nil"/>
              <w:right w:val="nil"/>
            </w:tcBorders>
            <w:shd w:val="clear" w:color="000000" w:fill="FFFFFF"/>
            <w:noWrap/>
            <w:vAlign w:val="bottom"/>
            <w:hideMark/>
          </w:tcPr>
          <w:p w14:paraId="304E1E99" w14:textId="584C7A52" w:rsidR="00B527DD" w:rsidRPr="000B1F26" w:rsidRDefault="00B527DD" w:rsidP="00B527DD">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xml:space="preserve">COVID cases in 2020 </w:t>
            </w:r>
          </w:p>
        </w:tc>
        <w:tc>
          <w:tcPr>
            <w:tcW w:w="1064" w:type="dxa"/>
            <w:tcBorders>
              <w:top w:val="nil"/>
              <w:left w:val="nil"/>
              <w:bottom w:val="nil"/>
              <w:right w:val="nil"/>
            </w:tcBorders>
            <w:shd w:val="clear" w:color="000000" w:fill="FFFFFF"/>
            <w:noWrap/>
            <w:vAlign w:val="bottom"/>
            <w:hideMark/>
          </w:tcPr>
          <w:p w14:paraId="3FF89718" w14:textId="7690CE97"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0.029</w:t>
            </w:r>
          </w:p>
        </w:tc>
        <w:tc>
          <w:tcPr>
            <w:tcW w:w="1025" w:type="dxa"/>
            <w:tcBorders>
              <w:top w:val="nil"/>
              <w:left w:val="nil"/>
              <w:bottom w:val="nil"/>
              <w:right w:val="nil"/>
            </w:tcBorders>
            <w:shd w:val="clear" w:color="000000" w:fill="FFFFFF"/>
            <w:noWrap/>
            <w:vAlign w:val="bottom"/>
            <w:hideMark/>
          </w:tcPr>
          <w:p w14:paraId="3EC94072" w14:textId="7363641F"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0.0006</w:t>
            </w:r>
          </w:p>
        </w:tc>
        <w:tc>
          <w:tcPr>
            <w:tcW w:w="950" w:type="dxa"/>
            <w:tcBorders>
              <w:top w:val="nil"/>
              <w:left w:val="nil"/>
              <w:bottom w:val="nil"/>
              <w:right w:val="nil"/>
            </w:tcBorders>
            <w:shd w:val="clear" w:color="000000" w:fill="FFFFFF"/>
            <w:noWrap/>
            <w:vAlign w:val="bottom"/>
            <w:hideMark/>
          </w:tcPr>
          <w:p w14:paraId="49BA2F41" w14:textId="227ED79A"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0.04</w:t>
            </w:r>
          </w:p>
        </w:tc>
        <w:tc>
          <w:tcPr>
            <w:tcW w:w="1064" w:type="dxa"/>
            <w:tcBorders>
              <w:top w:val="nil"/>
              <w:left w:val="nil"/>
              <w:bottom w:val="nil"/>
              <w:right w:val="nil"/>
            </w:tcBorders>
            <w:shd w:val="clear" w:color="000000" w:fill="FFFFFF"/>
            <w:noWrap/>
            <w:vAlign w:val="bottom"/>
            <w:hideMark/>
          </w:tcPr>
          <w:p w14:paraId="06B3A24A" w14:textId="6B4E2B84"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0.03</w:t>
            </w:r>
          </w:p>
        </w:tc>
        <w:tc>
          <w:tcPr>
            <w:tcW w:w="1008" w:type="dxa"/>
            <w:tcBorders>
              <w:top w:val="nil"/>
              <w:left w:val="nil"/>
              <w:bottom w:val="nil"/>
              <w:right w:val="nil"/>
            </w:tcBorders>
            <w:shd w:val="clear" w:color="000000" w:fill="FFFFFF"/>
            <w:noWrap/>
            <w:vAlign w:val="bottom"/>
            <w:hideMark/>
          </w:tcPr>
          <w:p w14:paraId="3465A3E9" w14:textId="5A3B2FC8"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0.03</w:t>
            </w:r>
          </w:p>
        </w:tc>
        <w:tc>
          <w:tcPr>
            <w:tcW w:w="1001" w:type="dxa"/>
            <w:tcBorders>
              <w:top w:val="nil"/>
              <w:left w:val="nil"/>
              <w:bottom w:val="nil"/>
              <w:right w:val="nil"/>
            </w:tcBorders>
            <w:shd w:val="clear" w:color="000000" w:fill="FFFFFF"/>
            <w:noWrap/>
            <w:vAlign w:val="bottom"/>
            <w:hideMark/>
          </w:tcPr>
          <w:p w14:paraId="3A4DEFDF" w14:textId="7485B6F2"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0.04*</w:t>
            </w:r>
          </w:p>
        </w:tc>
        <w:tc>
          <w:tcPr>
            <w:tcW w:w="1025" w:type="dxa"/>
            <w:tcBorders>
              <w:top w:val="nil"/>
              <w:left w:val="nil"/>
              <w:bottom w:val="nil"/>
              <w:right w:val="nil"/>
            </w:tcBorders>
            <w:shd w:val="clear" w:color="000000" w:fill="FFFFFF"/>
            <w:noWrap/>
            <w:vAlign w:val="bottom"/>
            <w:hideMark/>
          </w:tcPr>
          <w:p w14:paraId="5AF809C3" w14:textId="49E7908A"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0.05**</w:t>
            </w:r>
          </w:p>
        </w:tc>
      </w:tr>
      <w:tr w:rsidR="00B527DD" w:rsidRPr="000B1F26" w14:paraId="26E8112D" w14:textId="77777777" w:rsidTr="007C4B87">
        <w:trPr>
          <w:trHeight w:val="290"/>
        </w:trPr>
        <w:tc>
          <w:tcPr>
            <w:tcW w:w="2943" w:type="dxa"/>
            <w:tcBorders>
              <w:top w:val="nil"/>
              <w:left w:val="nil"/>
              <w:bottom w:val="nil"/>
              <w:right w:val="nil"/>
            </w:tcBorders>
            <w:shd w:val="clear" w:color="000000" w:fill="FFFFFF"/>
            <w:noWrap/>
            <w:vAlign w:val="bottom"/>
            <w:hideMark/>
          </w:tcPr>
          <w:p w14:paraId="7E2B7597" w14:textId="08FD72DC" w:rsidR="00B527DD" w:rsidRPr="000B1F26" w:rsidRDefault="00B527DD" w:rsidP="00B527DD">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(per 1000 popul.)</w:t>
            </w:r>
          </w:p>
        </w:tc>
        <w:tc>
          <w:tcPr>
            <w:tcW w:w="1064" w:type="dxa"/>
            <w:tcBorders>
              <w:top w:val="nil"/>
              <w:left w:val="nil"/>
              <w:bottom w:val="nil"/>
              <w:right w:val="nil"/>
            </w:tcBorders>
            <w:shd w:val="clear" w:color="000000" w:fill="FFFFFF"/>
            <w:noWrap/>
            <w:vAlign w:val="bottom"/>
            <w:hideMark/>
          </w:tcPr>
          <w:p w14:paraId="644B1CD0" w14:textId="5D9B50D7"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(1.14)</w:t>
            </w:r>
          </w:p>
        </w:tc>
        <w:tc>
          <w:tcPr>
            <w:tcW w:w="1025" w:type="dxa"/>
            <w:tcBorders>
              <w:top w:val="nil"/>
              <w:left w:val="nil"/>
              <w:bottom w:val="nil"/>
              <w:right w:val="nil"/>
            </w:tcBorders>
            <w:shd w:val="clear" w:color="000000" w:fill="FFFFFF"/>
            <w:noWrap/>
            <w:vAlign w:val="bottom"/>
            <w:hideMark/>
          </w:tcPr>
          <w:p w14:paraId="309D3440" w14:textId="0898BEBB"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(0.02)</w:t>
            </w:r>
          </w:p>
        </w:tc>
        <w:tc>
          <w:tcPr>
            <w:tcW w:w="950" w:type="dxa"/>
            <w:tcBorders>
              <w:top w:val="nil"/>
              <w:left w:val="nil"/>
              <w:bottom w:val="nil"/>
              <w:right w:val="nil"/>
            </w:tcBorders>
            <w:shd w:val="clear" w:color="000000" w:fill="FFFFFF"/>
            <w:noWrap/>
            <w:vAlign w:val="bottom"/>
            <w:hideMark/>
          </w:tcPr>
          <w:p w14:paraId="19EA492E" w14:textId="4A0F96A3"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(1.11)</w:t>
            </w:r>
          </w:p>
        </w:tc>
        <w:tc>
          <w:tcPr>
            <w:tcW w:w="1064" w:type="dxa"/>
            <w:tcBorders>
              <w:top w:val="nil"/>
              <w:left w:val="nil"/>
              <w:bottom w:val="nil"/>
              <w:right w:val="nil"/>
            </w:tcBorders>
            <w:shd w:val="clear" w:color="000000" w:fill="FFFFFF"/>
            <w:noWrap/>
            <w:vAlign w:val="bottom"/>
            <w:hideMark/>
          </w:tcPr>
          <w:p w14:paraId="4C061997" w14:textId="1118E788"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(1.21)</w:t>
            </w:r>
          </w:p>
        </w:tc>
        <w:tc>
          <w:tcPr>
            <w:tcW w:w="1008" w:type="dxa"/>
            <w:tcBorders>
              <w:top w:val="nil"/>
              <w:left w:val="nil"/>
              <w:bottom w:val="nil"/>
              <w:right w:val="nil"/>
            </w:tcBorders>
            <w:shd w:val="clear" w:color="000000" w:fill="FFFFFF"/>
            <w:noWrap/>
            <w:vAlign w:val="bottom"/>
            <w:hideMark/>
          </w:tcPr>
          <w:p w14:paraId="21109252" w14:textId="05E7826D"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(1.19)</w:t>
            </w:r>
          </w:p>
        </w:tc>
        <w:tc>
          <w:tcPr>
            <w:tcW w:w="1001" w:type="dxa"/>
            <w:tcBorders>
              <w:top w:val="nil"/>
              <w:left w:val="nil"/>
              <w:bottom w:val="nil"/>
              <w:right w:val="nil"/>
            </w:tcBorders>
            <w:shd w:val="clear" w:color="000000" w:fill="FFFFFF"/>
            <w:noWrap/>
            <w:vAlign w:val="bottom"/>
            <w:hideMark/>
          </w:tcPr>
          <w:p w14:paraId="13CA0CD0" w14:textId="4F9CE27B"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(1.88)</w:t>
            </w:r>
          </w:p>
        </w:tc>
        <w:tc>
          <w:tcPr>
            <w:tcW w:w="1025" w:type="dxa"/>
            <w:tcBorders>
              <w:top w:val="nil"/>
              <w:left w:val="nil"/>
              <w:bottom w:val="nil"/>
              <w:right w:val="nil"/>
            </w:tcBorders>
            <w:shd w:val="clear" w:color="000000" w:fill="FFFFFF"/>
            <w:noWrap/>
            <w:vAlign w:val="bottom"/>
            <w:hideMark/>
          </w:tcPr>
          <w:p w14:paraId="495A43CE" w14:textId="0BB7318E"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(1.99)</w:t>
            </w:r>
          </w:p>
        </w:tc>
      </w:tr>
      <w:tr w:rsidR="00B527DD" w:rsidRPr="000B1F26" w14:paraId="3717ADA8" w14:textId="77777777" w:rsidTr="007C4B87">
        <w:trPr>
          <w:trHeight w:val="290"/>
        </w:trPr>
        <w:tc>
          <w:tcPr>
            <w:tcW w:w="2943" w:type="dxa"/>
            <w:tcBorders>
              <w:top w:val="nil"/>
              <w:left w:val="nil"/>
              <w:bottom w:val="nil"/>
              <w:right w:val="nil"/>
            </w:tcBorders>
            <w:shd w:val="clear" w:color="000000" w:fill="FFFFFF"/>
            <w:noWrap/>
            <w:vAlign w:val="bottom"/>
            <w:hideMark/>
          </w:tcPr>
          <w:p w14:paraId="2FE7AEEF" w14:textId="77777777" w:rsidR="00B527DD" w:rsidRPr="000B1F26" w:rsidRDefault="00B527DD" w:rsidP="00B527DD">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662EDA84" w14:textId="04412D41"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2E81F609" w14:textId="4E79D081"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4AC88951" w14:textId="7717C59F"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0A48BE4C" w14:textId="7863C506"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23B9233B" w14:textId="26B9F774"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10895C10" w14:textId="6D2B79EA"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009D8C30" w14:textId="33998206"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B527DD" w:rsidRPr="000B1F26" w14:paraId="2624EA23" w14:textId="77777777" w:rsidTr="007C4B87">
        <w:trPr>
          <w:trHeight w:val="290"/>
        </w:trPr>
        <w:tc>
          <w:tcPr>
            <w:tcW w:w="2943" w:type="dxa"/>
            <w:tcBorders>
              <w:top w:val="nil"/>
              <w:left w:val="nil"/>
              <w:bottom w:val="nil"/>
              <w:right w:val="nil"/>
            </w:tcBorders>
            <w:shd w:val="clear" w:color="000000" w:fill="FFFFFF"/>
            <w:noWrap/>
            <w:vAlign w:val="bottom"/>
            <w:hideMark/>
          </w:tcPr>
          <w:p w14:paraId="226DE3EB" w14:textId="6DCA0003" w:rsidR="00B527DD" w:rsidRPr="000B1F26" w:rsidRDefault="00B527DD" w:rsidP="00B527DD">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COVID deaths in 2020</w:t>
            </w:r>
          </w:p>
        </w:tc>
        <w:tc>
          <w:tcPr>
            <w:tcW w:w="1064" w:type="dxa"/>
            <w:tcBorders>
              <w:top w:val="nil"/>
              <w:left w:val="nil"/>
              <w:bottom w:val="nil"/>
              <w:right w:val="nil"/>
            </w:tcBorders>
            <w:shd w:val="clear" w:color="000000" w:fill="FFFFFF"/>
            <w:noWrap/>
            <w:vAlign w:val="bottom"/>
            <w:hideMark/>
          </w:tcPr>
          <w:p w14:paraId="6CCD8429" w14:textId="4F8089D3"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-3.11***</w:t>
            </w:r>
          </w:p>
        </w:tc>
        <w:tc>
          <w:tcPr>
            <w:tcW w:w="1025" w:type="dxa"/>
            <w:tcBorders>
              <w:top w:val="nil"/>
              <w:left w:val="nil"/>
              <w:bottom w:val="nil"/>
              <w:right w:val="nil"/>
            </w:tcBorders>
            <w:shd w:val="clear" w:color="000000" w:fill="FFFFFF"/>
            <w:noWrap/>
            <w:vAlign w:val="bottom"/>
            <w:hideMark/>
          </w:tcPr>
          <w:p w14:paraId="23541846" w14:textId="1D9AABC4"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-2.50**</w:t>
            </w:r>
          </w:p>
        </w:tc>
        <w:tc>
          <w:tcPr>
            <w:tcW w:w="950" w:type="dxa"/>
            <w:tcBorders>
              <w:top w:val="nil"/>
              <w:left w:val="nil"/>
              <w:bottom w:val="nil"/>
              <w:right w:val="nil"/>
            </w:tcBorders>
            <w:shd w:val="clear" w:color="000000" w:fill="FFFFFF"/>
            <w:noWrap/>
            <w:vAlign w:val="bottom"/>
            <w:hideMark/>
          </w:tcPr>
          <w:p w14:paraId="6C34072D" w14:textId="3C8B4938"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-2.99**</w:t>
            </w:r>
          </w:p>
        </w:tc>
        <w:tc>
          <w:tcPr>
            <w:tcW w:w="1064" w:type="dxa"/>
            <w:tcBorders>
              <w:top w:val="nil"/>
              <w:left w:val="nil"/>
              <w:bottom w:val="nil"/>
              <w:right w:val="nil"/>
            </w:tcBorders>
            <w:shd w:val="clear" w:color="000000" w:fill="FFFFFF"/>
            <w:noWrap/>
            <w:vAlign w:val="bottom"/>
            <w:hideMark/>
          </w:tcPr>
          <w:p w14:paraId="230429B5" w14:textId="6D0D2195"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-3.02***</w:t>
            </w:r>
          </w:p>
        </w:tc>
        <w:tc>
          <w:tcPr>
            <w:tcW w:w="1008" w:type="dxa"/>
            <w:tcBorders>
              <w:top w:val="nil"/>
              <w:left w:val="nil"/>
              <w:bottom w:val="nil"/>
              <w:right w:val="nil"/>
            </w:tcBorders>
            <w:shd w:val="clear" w:color="000000" w:fill="FFFFFF"/>
            <w:noWrap/>
            <w:vAlign w:val="bottom"/>
            <w:hideMark/>
          </w:tcPr>
          <w:p w14:paraId="71C0CF01" w14:textId="22193DF9"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-3.12***</w:t>
            </w:r>
          </w:p>
        </w:tc>
        <w:tc>
          <w:tcPr>
            <w:tcW w:w="1001" w:type="dxa"/>
            <w:tcBorders>
              <w:top w:val="nil"/>
              <w:left w:val="nil"/>
              <w:bottom w:val="nil"/>
              <w:right w:val="nil"/>
            </w:tcBorders>
            <w:shd w:val="clear" w:color="000000" w:fill="FFFFFF"/>
            <w:noWrap/>
            <w:vAlign w:val="bottom"/>
            <w:hideMark/>
          </w:tcPr>
          <w:p w14:paraId="0CD259CB" w14:textId="585C084F"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-3.26***</w:t>
            </w:r>
          </w:p>
        </w:tc>
        <w:tc>
          <w:tcPr>
            <w:tcW w:w="1025" w:type="dxa"/>
            <w:tcBorders>
              <w:top w:val="nil"/>
              <w:left w:val="nil"/>
              <w:bottom w:val="nil"/>
              <w:right w:val="nil"/>
            </w:tcBorders>
            <w:shd w:val="clear" w:color="000000" w:fill="FFFFFF"/>
            <w:noWrap/>
            <w:vAlign w:val="bottom"/>
            <w:hideMark/>
          </w:tcPr>
          <w:p w14:paraId="7CCB811B" w14:textId="6744193A"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-3.31***</w:t>
            </w:r>
          </w:p>
        </w:tc>
      </w:tr>
      <w:tr w:rsidR="00B527DD" w:rsidRPr="000B1F26" w14:paraId="6CEF7A60" w14:textId="77777777" w:rsidTr="007C4B87">
        <w:trPr>
          <w:trHeight w:val="290"/>
        </w:trPr>
        <w:tc>
          <w:tcPr>
            <w:tcW w:w="2943" w:type="dxa"/>
            <w:tcBorders>
              <w:top w:val="nil"/>
              <w:left w:val="nil"/>
              <w:bottom w:val="nil"/>
              <w:right w:val="nil"/>
            </w:tcBorders>
            <w:shd w:val="clear" w:color="000000" w:fill="FFFFFF"/>
            <w:noWrap/>
            <w:vAlign w:val="bottom"/>
            <w:hideMark/>
          </w:tcPr>
          <w:p w14:paraId="713707F8" w14:textId="427063F6" w:rsidR="00B527DD" w:rsidRPr="000B1F26" w:rsidRDefault="00B527DD" w:rsidP="00B527DD">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r>
              <w:rPr>
                <w:rFonts w:eastAsia="Times New Roman" w:cstheme="minorHAnsi"/>
                <w:color w:val="000000"/>
                <w:sz w:val="20"/>
                <w:szCs w:val="20"/>
              </w:rPr>
              <w:t>(</w:t>
            </w:r>
            <w:r w:rsidRPr="000B1F26">
              <w:rPr>
                <w:rFonts w:eastAsia="Times New Roman" w:cstheme="minorHAnsi"/>
                <w:color w:val="000000"/>
                <w:sz w:val="20"/>
                <w:szCs w:val="20"/>
              </w:rPr>
              <w:t>per 1000 popul.)</w:t>
            </w:r>
          </w:p>
        </w:tc>
        <w:tc>
          <w:tcPr>
            <w:tcW w:w="1064" w:type="dxa"/>
            <w:tcBorders>
              <w:top w:val="nil"/>
              <w:left w:val="nil"/>
              <w:bottom w:val="nil"/>
              <w:right w:val="nil"/>
            </w:tcBorders>
            <w:shd w:val="clear" w:color="000000" w:fill="FFFFFF"/>
            <w:noWrap/>
            <w:vAlign w:val="bottom"/>
            <w:hideMark/>
          </w:tcPr>
          <w:p w14:paraId="6739AB54" w14:textId="27659411"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(3.49)</w:t>
            </w:r>
          </w:p>
        </w:tc>
        <w:tc>
          <w:tcPr>
            <w:tcW w:w="1025" w:type="dxa"/>
            <w:tcBorders>
              <w:top w:val="nil"/>
              <w:left w:val="nil"/>
              <w:bottom w:val="nil"/>
              <w:right w:val="nil"/>
            </w:tcBorders>
            <w:shd w:val="clear" w:color="000000" w:fill="FFFFFF"/>
            <w:noWrap/>
            <w:vAlign w:val="bottom"/>
            <w:hideMark/>
          </w:tcPr>
          <w:p w14:paraId="2A6EA7A2" w14:textId="0FC0A4CB"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(2.51)</w:t>
            </w:r>
          </w:p>
        </w:tc>
        <w:tc>
          <w:tcPr>
            <w:tcW w:w="950" w:type="dxa"/>
            <w:tcBorders>
              <w:top w:val="nil"/>
              <w:left w:val="nil"/>
              <w:bottom w:val="nil"/>
              <w:right w:val="nil"/>
            </w:tcBorders>
            <w:shd w:val="clear" w:color="000000" w:fill="FFFFFF"/>
            <w:noWrap/>
            <w:vAlign w:val="bottom"/>
            <w:hideMark/>
          </w:tcPr>
          <w:p w14:paraId="7221BDD3" w14:textId="5768B871"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(2.53)</w:t>
            </w:r>
          </w:p>
        </w:tc>
        <w:tc>
          <w:tcPr>
            <w:tcW w:w="1064" w:type="dxa"/>
            <w:tcBorders>
              <w:top w:val="nil"/>
              <w:left w:val="nil"/>
              <w:bottom w:val="nil"/>
              <w:right w:val="nil"/>
            </w:tcBorders>
            <w:shd w:val="clear" w:color="000000" w:fill="FFFFFF"/>
            <w:noWrap/>
            <w:vAlign w:val="bottom"/>
            <w:hideMark/>
          </w:tcPr>
          <w:p w14:paraId="137C4EE7" w14:textId="1BA406C7"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(3.51)</w:t>
            </w:r>
          </w:p>
        </w:tc>
        <w:tc>
          <w:tcPr>
            <w:tcW w:w="1008" w:type="dxa"/>
            <w:tcBorders>
              <w:top w:val="nil"/>
              <w:left w:val="nil"/>
              <w:bottom w:val="nil"/>
              <w:right w:val="nil"/>
            </w:tcBorders>
            <w:shd w:val="clear" w:color="000000" w:fill="FFFFFF"/>
            <w:noWrap/>
            <w:vAlign w:val="bottom"/>
            <w:hideMark/>
          </w:tcPr>
          <w:p w14:paraId="22EBA227" w14:textId="0F3B221F"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(3.56)</w:t>
            </w:r>
          </w:p>
        </w:tc>
        <w:tc>
          <w:tcPr>
            <w:tcW w:w="1001" w:type="dxa"/>
            <w:tcBorders>
              <w:top w:val="nil"/>
              <w:left w:val="nil"/>
              <w:bottom w:val="nil"/>
              <w:right w:val="nil"/>
            </w:tcBorders>
            <w:shd w:val="clear" w:color="000000" w:fill="FFFFFF"/>
            <w:noWrap/>
            <w:vAlign w:val="bottom"/>
            <w:hideMark/>
          </w:tcPr>
          <w:p w14:paraId="44B8686B" w14:textId="0044405E"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(3.31)</w:t>
            </w:r>
          </w:p>
        </w:tc>
        <w:tc>
          <w:tcPr>
            <w:tcW w:w="1025" w:type="dxa"/>
            <w:tcBorders>
              <w:top w:val="nil"/>
              <w:left w:val="nil"/>
              <w:bottom w:val="nil"/>
              <w:right w:val="nil"/>
            </w:tcBorders>
            <w:shd w:val="clear" w:color="000000" w:fill="FFFFFF"/>
            <w:noWrap/>
            <w:vAlign w:val="bottom"/>
            <w:hideMark/>
          </w:tcPr>
          <w:p w14:paraId="718A97D3" w14:textId="48C53731"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(3.50)</w:t>
            </w:r>
          </w:p>
        </w:tc>
      </w:tr>
      <w:tr w:rsidR="00B527DD" w:rsidRPr="000B1F26" w14:paraId="734358A1" w14:textId="77777777" w:rsidTr="007C4B87">
        <w:trPr>
          <w:trHeight w:val="290"/>
        </w:trPr>
        <w:tc>
          <w:tcPr>
            <w:tcW w:w="2943" w:type="dxa"/>
            <w:tcBorders>
              <w:top w:val="nil"/>
              <w:left w:val="nil"/>
              <w:bottom w:val="nil"/>
              <w:right w:val="nil"/>
            </w:tcBorders>
            <w:shd w:val="clear" w:color="000000" w:fill="FFFFFF"/>
            <w:noWrap/>
            <w:vAlign w:val="bottom"/>
          </w:tcPr>
          <w:p w14:paraId="350DF453" w14:textId="29A4020D" w:rsidR="00B527DD" w:rsidRPr="000B1F26" w:rsidRDefault="00B527DD" w:rsidP="00B527DD">
            <w:pPr>
              <w:spacing w:after="0" w:line="240" w:lineRule="auto"/>
              <w:rPr>
                <w:rFonts w:eastAsia="Times New Roman" w:cstheme="minorHAnsi"/>
                <w:color w:val="000000"/>
                <w:sz w:val="20"/>
                <w:szCs w:val="20"/>
              </w:rPr>
            </w:pPr>
          </w:p>
        </w:tc>
        <w:tc>
          <w:tcPr>
            <w:tcW w:w="1064" w:type="dxa"/>
            <w:tcBorders>
              <w:top w:val="nil"/>
              <w:left w:val="nil"/>
              <w:bottom w:val="nil"/>
              <w:right w:val="nil"/>
            </w:tcBorders>
            <w:shd w:val="clear" w:color="000000" w:fill="FFFFFF"/>
            <w:noWrap/>
            <w:vAlign w:val="bottom"/>
            <w:hideMark/>
          </w:tcPr>
          <w:p w14:paraId="7362E299" w14:textId="36BE5B0B"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339C0E9B" w14:textId="7EF84488"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04E91014" w14:textId="2319446B"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7C1A727B" w14:textId="2E90490F"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1DA6C0C3" w14:textId="396FAEF2"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213DB7DB" w14:textId="2081124F"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57C31D2E" w14:textId="59B55EFF" w:rsidR="00B527DD" w:rsidRPr="00B24DFB" w:rsidRDefault="00B527DD" w:rsidP="00B527DD">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0E858320" w14:textId="77777777" w:rsidTr="007C4B87">
        <w:trPr>
          <w:trHeight w:val="290"/>
        </w:trPr>
        <w:tc>
          <w:tcPr>
            <w:tcW w:w="2943" w:type="dxa"/>
            <w:tcBorders>
              <w:top w:val="nil"/>
              <w:left w:val="nil"/>
              <w:bottom w:val="nil"/>
              <w:right w:val="nil"/>
            </w:tcBorders>
            <w:shd w:val="clear" w:color="000000" w:fill="FFFFFF"/>
            <w:noWrap/>
            <w:vAlign w:val="bottom"/>
          </w:tcPr>
          <w:p w14:paraId="79AC2068" w14:textId="650AFAF3"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xml:space="preserve">Oxford stringency index </w:t>
            </w:r>
          </w:p>
        </w:tc>
        <w:tc>
          <w:tcPr>
            <w:tcW w:w="1064" w:type="dxa"/>
            <w:tcBorders>
              <w:top w:val="nil"/>
              <w:left w:val="nil"/>
              <w:bottom w:val="nil"/>
              <w:right w:val="nil"/>
            </w:tcBorders>
            <w:shd w:val="clear" w:color="000000" w:fill="FFFFFF"/>
            <w:noWrap/>
            <w:vAlign w:val="bottom"/>
            <w:hideMark/>
          </w:tcPr>
          <w:p w14:paraId="5B6422CD" w14:textId="08883B9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-0.11***</w:t>
            </w:r>
          </w:p>
        </w:tc>
        <w:tc>
          <w:tcPr>
            <w:tcW w:w="1025" w:type="dxa"/>
            <w:tcBorders>
              <w:top w:val="nil"/>
              <w:left w:val="nil"/>
              <w:bottom w:val="nil"/>
              <w:right w:val="nil"/>
            </w:tcBorders>
            <w:shd w:val="clear" w:color="000000" w:fill="FFFFFF"/>
            <w:noWrap/>
            <w:vAlign w:val="bottom"/>
            <w:hideMark/>
          </w:tcPr>
          <w:p w14:paraId="2B97F767" w14:textId="2924D64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0.01</w:t>
            </w:r>
          </w:p>
        </w:tc>
        <w:tc>
          <w:tcPr>
            <w:tcW w:w="950" w:type="dxa"/>
            <w:tcBorders>
              <w:top w:val="nil"/>
              <w:left w:val="nil"/>
              <w:bottom w:val="nil"/>
              <w:right w:val="nil"/>
            </w:tcBorders>
            <w:shd w:val="clear" w:color="000000" w:fill="FFFFFF"/>
            <w:noWrap/>
            <w:vAlign w:val="bottom"/>
            <w:hideMark/>
          </w:tcPr>
          <w:p w14:paraId="7FFAF797" w14:textId="428EAA9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-0.11***</w:t>
            </w:r>
          </w:p>
        </w:tc>
        <w:tc>
          <w:tcPr>
            <w:tcW w:w="1064" w:type="dxa"/>
            <w:tcBorders>
              <w:top w:val="nil"/>
              <w:left w:val="nil"/>
              <w:bottom w:val="nil"/>
              <w:right w:val="nil"/>
            </w:tcBorders>
            <w:shd w:val="clear" w:color="000000" w:fill="FFFFFF"/>
            <w:noWrap/>
            <w:vAlign w:val="bottom"/>
            <w:hideMark/>
          </w:tcPr>
          <w:p w14:paraId="59F95F81" w14:textId="08DF619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-0.11***</w:t>
            </w:r>
          </w:p>
        </w:tc>
        <w:tc>
          <w:tcPr>
            <w:tcW w:w="1008" w:type="dxa"/>
            <w:tcBorders>
              <w:top w:val="nil"/>
              <w:left w:val="nil"/>
              <w:bottom w:val="nil"/>
              <w:right w:val="nil"/>
            </w:tcBorders>
            <w:shd w:val="clear" w:color="000000" w:fill="FFFFFF"/>
            <w:noWrap/>
            <w:vAlign w:val="bottom"/>
            <w:hideMark/>
          </w:tcPr>
          <w:p w14:paraId="4ED1B73F" w14:textId="5A2700E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-0.12***</w:t>
            </w:r>
          </w:p>
        </w:tc>
        <w:tc>
          <w:tcPr>
            <w:tcW w:w="1001" w:type="dxa"/>
            <w:tcBorders>
              <w:top w:val="nil"/>
              <w:left w:val="nil"/>
              <w:bottom w:val="nil"/>
              <w:right w:val="nil"/>
            </w:tcBorders>
            <w:shd w:val="clear" w:color="000000" w:fill="FFFFFF"/>
            <w:noWrap/>
            <w:vAlign w:val="bottom"/>
            <w:hideMark/>
          </w:tcPr>
          <w:p w14:paraId="5E6FCE7E" w14:textId="4A35FBD7"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-0.12***</w:t>
            </w:r>
          </w:p>
        </w:tc>
        <w:tc>
          <w:tcPr>
            <w:tcW w:w="1025" w:type="dxa"/>
            <w:tcBorders>
              <w:top w:val="nil"/>
              <w:left w:val="nil"/>
              <w:bottom w:val="nil"/>
              <w:right w:val="nil"/>
            </w:tcBorders>
            <w:shd w:val="clear" w:color="000000" w:fill="FFFFFF"/>
            <w:noWrap/>
            <w:vAlign w:val="bottom"/>
            <w:hideMark/>
          </w:tcPr>
          <w:p w14:paraId="0251931D" w14:textId="10F4FC80"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-0.09***</w:t>
            </w:r>
          </w:p>
        </w:tc>
      </w:tr>
      <w:tr w:rsidR="007C4B87" w:rsidRPr="000B1F26" w14:paraId="03120AD6" w14:textId="77777777" w:rsidTr="007C4B87">
        <w:trPr>
          <w:trHeight w:val="290"/>
        </w:trPr>
        <w:tc>
          <w:tcPr>
            <w:tcW w:w="2943" w:type="dxa"/>
            <w:tcBorders>
              <w:top w:val="nil"/>
              <w:left w:val="nil"/>
              <w:bottom w:val="nil"/>
              <w:right w:val="nil"/>
            </w:tcBorders>
            <w:shd w:val="clear" w:color="000000" w:fill="FFFFFF"/>
            <w:noWrap/>
            <w:vAlign w:val="bottom"/>
            <w:hideMark/>
          </w:tcPr>
          <w:p w14:paraId="33040FF6" w14:textId="44DD1070"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(average 2020)</w:t>
            </w:r>
          </w:p>
        </w:tc>
        <w:tc>
          <w:tcPr>
            <w:tcW w:w="1064" w:type="dxa"/>
            <w:tcBorders>
              <w:top w:val="nil"/>
              <w:left w:val="nil"/>
              <w:bottom w:val="nil"/>
              <w:right w:val="nil"/>
            </w:tcBorders>
            <w:shd w:val="clear" w:color="000000" w:fill="FFFFFF"/>
            <w:noWrap/>
            <w:vAlign w:val="bottom"/>
            <w:hideMark/>
          </w:tcPr>
          <w:p w14:paraId="3DE516BA" w14:textId="646D57A9"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(4.33)</w:t>
            </w:r>
          </w:p>
        </w:tc>
        <w:tc>
          <w:tcPr>
            <w:tcW w:w="1025" w:type="dxa"/>
            <w:tcBorders>
              <w:top w:val="nil"/>
              <w:left w:val="nil"/>
              <w:bottom w:val="nil"/>
              <w:right w:val="nil"/>
            </w:tcBorders>
            <w:shd w:val="clear" w:color="000000" w:fill="FFFFFF"/>
            <w:noWrap/>
            <w:vAlign w:val="bottom"/>
            <w:hideMark/>
          </w:tcPr>
          <w:p w14:paraId="18A5A68E" w14:textId="237380E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(0.28)</w:t>
            </w:r>
          </w:p>
        </w:tc>
        <w:tc>
          <w:tcPr>
            <w:tcW w:w="950" w:type="dxa"/>
            <w:tcBorders>
              <w:top w:val="nil"/>
              <w:left w:val="nil"/>
              <w:bottom w:val="nil"/>
              <w:right w:val="nil"/>
            </w:tcBorders>
            <w:shd w:val="clear" w:color="000000" w:fill="FFFFFF"/>
            <w:noWrap/>
            <w:vAlign w:val="bottom"/>
            <w:hideMark/>
          </w:tcPr>
          <w:p w14:paraId="25F345EB" w14:textId="14C83A58"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(3.89)</w:t>
            </w:r>
          </w:p>
        </w:tc>
        <w:tc>
          <w:tcPr>
            <w:tcW w:w="1064" w:type="dxa"/>
            <w:tcBorders>
              <w:top w:val="nil"/>
              <w:left w:val="nil"/>
              <w:bottom w:val="nil"/>
              <w:right w:val="nil"/>
            </w:tcBorders>
            <w:shd w:val="clear" w:color="000000" w:fill="FFFFFF"/>
            <w:noWrap/>
            <w:vAlign w:val="bottom"/>
            <w:hideMark/>
          </w:tcPr>
          <w:p w14:paraId="00CE01EC" w14:textId="34A3AF1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(4.38)</w:t>
            </w:r>
          </w:p>
        </w:tc>
        <w:tc>
          <w:tcPr>
            <w:tcW w:w="1008" w:type="dxa"/>
            <w:tcBorders>
              <w:top w:val="nil"/>
              <w:left w:val="nil"/>
              <w:bottom w:val="nil"/>
              <w:right w:val="nil"/>
            </w:tcBorders>
            <w:shd w:val="clear" w:color="000000" w:fill="FFFFFF"/>
            <w:noWrap/>
            <w:vAlign w:val="bottom"/>
            <w:hideMark/>
          </w:tcPr>
          <w:p w14:paraId="7A2C5B06" w14:textId="7B0A2BE0"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(4.35)</w:t>
            </w:r>
          </w:p>
        </w:tc>
        <w:tc>
          <w:tcPr>
            <w:tcW w:w="1001" w:type="dxa"/>
            <w:tcBorders>
              <w:top w:val="nil"/>
              <w:left w:val="nil"/>
              <w:bottom w:val="nil"/>
              <w:right w:val="nil"/>
            </w:tcBorders>
            <w:shd w:val="clear" w:color="000000" w:fill="FFFFFF"/>
            <w:noWrap/>
            <w:vAlign w:val="bottom"/>
            <w:hideMark/>
          </w:tcPr>
          <w:p w14:paraId="12AD0067" w14:textId="13F2CAA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(5.24)</w:t>
            </w:r>
          </w:p>
        </w:tc>
        <w:tc>
          <w:tcPr>
            <w:tcW w:w="1025" w:type="dxa"/>
            <w:tcBorders>
              <w:top w:val="nil"/>
              <w:left w:val="nil"/>
              <w:bottom w:val="nil"/>
              <w:right w:val="nil"/>
            </w:tcBorders>
            <w:shd w:val="clear" w:color="000000" w:fill="FFFFFF"/>
            <w:noWrap/>
            <w:vAlign w:val="bottom"/>
            <w:hideMark/>
          </w:tcPr>
          <w:p w14:paraId="11F51ACE" w14:textId="51146DC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(3.43)</w:t>
            </w:r>
          </w:p>
        </w:tc>
      </w:tr>
      <w:tr w:rsidR="007C4B87" w:rsidRPr="000B1F26" w14:paraId="657EDC84" w14:textId="77777777" w:rsidTr="007C4B87">
        <w:trPr>
          <w:trHeight w:val="290"/>
        </w:trPr>
        <w:tc>
          <w:tcPr>
            <w:tcW w:w="2943" w:type="dxa"/>
            <w:tcBorders>
              <w:top w:val="nil"/>
              <w:left w:val="nil"/>
              <w:bottom w:val="nil"/>
              <w:right w:val="nil"/>
            </w:tcBorders>
            <w:shd w:val="clear" w:color="000000" w:fill="FFFFFF"/>
            <w:noWrap/>
            <w:vAlign w:val="bottom"/>
          </w:tcPr>
          <w:p w14:paraId="6636577B" w14:textId="0F8F3D04" w:rsidR="007C4B87" w:rsidRPr="000B1F26" w:rsidRDefault="007C4B87" w:rsidP="007C4B87">
            <w:pPr>
              <w:spacing w:after="0" w:line="240" w:lineRule="auto"/>
              <w:rPr>
                <w:rFonts w:eastAsia="Times New Roman" w:cstheme="minorHAnsi"/>
                <w:color w:val="000000"/>
                <w:sz w:val="20"/>
                <w:szCs w:val="20"/>
              </w:rPr>
            </w:pPr>
          </w:p>
        </w:tc>
        <w:tc>
          <w:tcPr>
            <w:tcW w:w="1064" w:type="dxa"/>
            <w:tcBorders>
              <w:top w:val="nil"/>
              <w:left w:val="nil"/>
              <w:bottom w:val="nil"/>
              <w:right w:val="nil"/>
            </w:tcBorders>
            <w:shd w:val="clear" w:color="000000" w:fill="FFFFFF"/>
            <w:noWrap/>
            <w:vAlign w:val="bottom"/>
            <w:hideMark/>
          </w:tcPr>
          <w:p w14:paraId="4DC6FC2D" w14:textId="01A5930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65C529CE" w14:textId="4294BBD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57E1AD69" w14:textId="546AE31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07C66C5D" w14:textId="1093A826"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6237EFBE" w14:textId="0A7637E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16F54290" w14:textId="38FE1924"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5A074F6D" w14:textId="2409BAE9"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04F3C41B" w14:textId="77777777" w:rsidTr="007C4B87">
        <w:trPr>
          <w:trHeight w:val="290"/>
        </w:trPr>
        <w:tc>
          <w:tcPr>
            <w:tcW w:w="2943" w:type="dxa"/>
            <w:tcBorders>
              <w:top w:val="nil"/>
              <w:left w:val="nil"/>
              <w:bottom w:val="nil"/>
              <w:right w:val="nil"/>
            </w:tcBorders>
            <w:shd w:val="clear" w:color="000000" w:fill="FFFFFF"/>
            <w:noWrap/>
            <w:vAlign w:val="bottom"/>
          </w:tcPr>
          <w:p w14:paraId="4EDE9E93" w14:textId="114C990A"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xml:space="preserve">Tourism activity </w:t>
            </w:r>
          </w:p>
        </w:tc>
        <w:tc>
          <w:tcPr>
            <w:tcW w:w="1064" w:type="dxa"/>
            <w:tcBorders>
              <w:top w:val="nil"/>
              <w:left w:val="nil"/>
              <w:bottom w:val="nil"/>
              <w:right w:val="nil"/>
            </w:tcBorders>
            <w:shd w:val="clear" w:color="000000" w:fill="FFFFFF"/>
            <w:noWrap/>
            <w:vAlign w:val="bottom"/>
            <w:hideMark/>
          </w:tcPr>
          <w:p w14:paraId="4D765973" w14:textId="4CD82628"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-0.21***</w:t>
            </w:r>
          </w:p>
        </w:tc>
        <w:tc>
          <w:tcPr>
            <w:tcW w:w="1025" w:type="dxa"/>
            <w:tcBorders>
              <w:top w:val="nil"/>
              <w:left w:val="nil"/>
              <w:bottom w:val="nil"/>
              <w:right w:val="nil"/>
            </w:tcBorders>
            <w:shd w:val="clear" w:color="000000" w:fill="FFFFFF"/>
            <w:noWrap/>
            <w:vAlign w:val="bottom"/>
            <w:hideMark/>
          </w:tcPr>
          <w:p w14:paraId="505267C5" w14:textId="02C1456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-0.28***</w:t>
            </w:r>
          </w:p>
        </w:tc>
        <w:tc>
          <w:tcPr>
            <w:tcW w:w="950" w:type="dxa"/>
            <w:tcBorders>
              <w:top w:val="nil"/>
              <w:left w:val="nil"/>
              <w:bottom w:val="nil"/>
              <w:right w:val="nil"/>
            </w:tcBorders>
            <w:shd w:val="clear" w:color="000000" w:fill="FFFFFF"/>
            <w:noWrap/>
            <w:vAlign w:val="bottom"/>
            <w:hideMark/>
          </w:tcPr>
          <w:p w14:paraId="0463C5FD" w14:textId="191AD726"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-0.19***</w:t>
            </w:r>
          </w:p>
        </w:tc>
        <w:tc>
          <w:tcPr>
            <w:tcW w:w="1064" w:type="dxa"/>
            <w:tcBorders>
              <w:top w:val="nil"/>
              <w:left w:val="nil"/>
              <w:bottom w:val="nil"/>
              <w:right w:val="nil"/>
            </w:tcBorders>
            <w:shd w:val="clear" w:color="000000" w:fill="FFFFFF"/>
            <w:noWrap/>
            <w:vAlign w:val="bottom"/>
            <w:hideMark/>
          </w:tcPr>
          <w:p w14:paraId="02AF3116" w14:textId="1C0236C9"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15FAD8FC" w14:textId="430C34E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5362F3AB" w14:textId="0B97C904"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162AD9D7" w14:textId="09604351"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4BFD5FC6" w14:textId="77777777" w:rsidTr="007C4B87">
        <w:trPr>
          <w:trHeight w:val="290"/>
        </w:trPr>
        <w:tc>
          <w:tcPr>
            <w:tcW w:w="2943" w:type="dxa"/>
            <w:tcBorders>
              <w:top w:val="nil"/>
              <w:left w:val="nil"/>
              <w:bottom w:val="nil"/>
              <w:right w:val="nil"/>
            </w:tcBorders>
            <w:shd w:val="clear" w:color="000000" w:fill="FFFFFF"/>
            <w:noWrap/>
            <w:vAlign w:val="bottom"/>
            <w:hideMark/>
          </w:tcPr>
          <w:p w14:paraId="16B6FFBA" w14:textId="53E1CBF9"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(total share of GDP)</w:t>
            </w:r>
          </w:p>
        </w:tc>
        <w:tc>
          <w:tcPr>
            <w:tcW w:w="1064" w:type="dxa"/>
            <w:tcBorders>
              <w:top w:val="nil"/>
              <w:left w:val="nil"/>
              <w:bottom w:val="nil"/>
              <w:right w:val="nil"/>
            </w:tcBorders>
            <w:shd w:val="clear" w:color="000000" w:fill="FFFFFF"/>
            <w:noWrap/>
            <w:vAlign w:val="bottom"/>
            <w:hideMark/>
          </w:tcPr>
          <w:p w14:paraId="057D33BA" w14:textId="0EE7DE60"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(5.85)</w:t>
            </w:r>
          </w:p>
        </w:tc>
        <w:tc>
          <w:tcPr>
            <w:tcW w:w="1025" w:type="dxa"/>
            <w:tcBorders>
              <w:top w:val="nil"/>
              <w:left w:val="nil"/>
              <w:bottom w:val="nil"/>
              <w:right w:val="nil"/>
            </w:tcBorders>
            <w:shd w:val="clear" w:color="000000" w:fill="FFFFFF"/>
            <w:noWrap/>
            <w:vAlign w:val="bottom"/>
            <w:hideMark/>
          </w:tcPr>
          <w:p w14:paraId="2F36200B" w14:textId="010B5922" w:rsidR="007C4B87" w:rsidRPr="00B24DFB" w:rsidRDefault="007C4B87" w:rsidP="007C4B87">
            <w:pPr>
              <w:spacing w:after="0" w:line="240" w:lineRule="auto"/>
              <w:rPr>
                <w:rFonts w:eastAsia="Times New Roman" w:cstheme="minorHAnsi"/>
                <w:color w:val="000000"/>
                <w:sz w:val="20"/>
                <w:szCs w:val="20"/>
              </w:rPr>
            </w:pPr>
            <w:commentRangeStart w:id="387"/>
            <w:r w:rsidRPr="00B24DFB">
              <w:rPr>
                <w:rFonts w:ascii="Calibri" w:hAnsi="Calibri" w:cs="Calibri"/>
                <w:color w:val="000000"/>
                <w:sz w:val="20"/>
                <w:szCs w:val="20"/>
              </w:rPr>
              <w:t>(6.46)</w:t>
            </w:r>
          </w:p>
        </w:tc>
        <w:tc>
          <w:tcPr>
            <w:tcW w:w="950" w:type="dxa"/>
            <w:tcBorders>
              <w:top w:val="nil"/>
              <w:left w:val="nil"/>
              <w:bottom w:val="nil"/>
              <w:right w:val="nil"/>
            </w:tcBorders>
            <w:shd w:val="clear" w:color="000000" w:fill="FFFFFF"/>
            <w:noWrap/>
            <w:vAlign w:val="bottom"/>
            <w:hideMark/>
          </w:tcPr>
          <w:p w14:paraId="4A7805AF" w14:textId="30969D58"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(4.67)</w:t>
            </w:r>
            <w:commentRangeEnd w:id="387"/>
            <w:r w:rsidR="00C802AF">
              <w:rPr>
                <w:rStyle w:val="CommentReference"/>
              </w:rPr>
              <w:commentReference w:id="387"/>
            </w:r>
          </w:p>
        </w:tc>
        <w:tc>
          <w:tcPr>
            <w:tcW w:w="1064" w:type="dxa"/>
            <w:tcBorders>
              <w:top w:val="nil"/>
              <w:left w:val="nil"/>
              <w:bottom w:val="nil"/>
              <w:right w:val="nil"/>
            </w:tcBorders>
            <w:shd w:val="clear" w:color="000000" w:fill="FFFFFF"/>
            <w:noWrap/>
            <w:vAlign w:val="bottom"/>
            <w:hideMark/>
          </w:tcPr>
          <w:p w14:paraId="797EF38C" w14:textId="47B923A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16522E0F" w14:textId="14965A19"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69BDB403" w14:textId="32FC02C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2DAFCAA1" w14:textId="109264C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13C6C74E" w14:textId="77777777" w:rsidTr="007C4B87">
        <w:trPr>
          <w:trHeight w:val="290"/>
        </w:trPr>
        <w:tc>
          <w:tcPr>
            <w:tcW w:w="2943" w:type="dxa"/>
            <w:tcBorders>
              <w:top w:val="nil"/>
              <w:left w:val="nil"/>
              <w:bottom w:val="nil"/>
              <w:right w:val="nil"/>
            </w:tcBorders>
            <w:shd w:val="clear" w:color="000000" w:fill="FFFFFF"/>
            <w:noWrap/>
            <w:vAlign w:val="bottom"/>
          </w:tcPr>
          <w:p w14:paraId="52500E3D" w14:textId="7AF3FEA1" w:rsidR="007C4B87" w:rsidRPr="000B1F26" w:rsidRDefault="007C4B87" w:rsidP="007C4B87">
            <w:pPr>
              <w:spacing w:after="0" w:line="240" w:lineRule="auto"/>
              <w:rPr>
                <w:rFonts w:eastAsia="Times New Roman" w:cstheme="minorHAnsi"/>
                <w:color w:val="000000"/>
                <w:sz w:val="20"/>
                <w:szCs w:val="20"/>
              </w:rPr>
            </w:pPr>
          </w:p>
        </w:tc>
        <w:tc>
          <w:tcPr>
            <w:tcW w:w="1064" w:type="dxa"/>
            <w:tcBorders>
              <w:top w:val="nil"/>
              <w:left w:val="nil"/>
              <w:bottom w:val="nil"/>
              <w:right w:val="nil"/>
            </w:tcBorders>
            <w:shd w:val="clear" w:color="000000" w:fill="FFFFFF"/>
            <w:noWrap/>
            <w:vAlign w:val="bottom"/>
            <w:hideMark/>
          </w:tcPr>
          <w:p w14:paraId="643F15CC" w14:textId="5DA5CB3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63341291" w14:textId="0A981E2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5FB92E40" w14:textId="2646EC4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5E302477" w14:textId="13769444"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77F3D38D" w14:textId="1A46DF9B"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6007BEC2" w14:textId="241B04C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242E001B" w14:textId="7849A35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2E4D0CB6" w14:textId="77777777" w:rsidTr="007C4B87">
        <w:trPr>
          <w:trHeight w:val="290"/>
        </w:trPr>
        <w:tc>
          <w:tcPr>
            <w:tcW w:w="2943" w:type="dxa"/>
            <w:tcBorders>
              <w:top w:val="nil"/>
              <w:left w:val="nil"/>
              <w:bottom w:val="nil"/>
              <w:right w:val="nil"/>
            </w:tcBorders>
            <w:shd w:val="clear" w:color="000000" w:fill="FFFFFF"/>
            <w:noWrap/>
            <w:vAlign w:val="bottom"/>
          </w:tcPr>
          <w:p w14:paraId="4BD8B75A" w14:textId="3FB6CE81"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log GDP per capita</w:t>
            </w:r>
          </w:p>
        </w:tc>
        <w:tc>
          <w:tcPr>
            <w:tcW w:w="1064" w:type="dxa"/>
            <w:tcBorders>
              <w:top w:val="nil"/>
              <w:left w:val="nil"/>
              <w:bottom w:val="nil"/>
              <w:right w:val="nil"/>
            </w:tcBorders>
            <w:shd w:val="clear" w:color="000000" w:fill="FFFFFF"/>
            <w:noWrap/>
            <w:vAlign w:val="bottom"/>
            <w:hideMark/>
          </w:tcPr>
          <w:p w14:paraId="53FEE47E" w14:textId="1F40EEF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0.70**</w:t>
            </w:r>
          </w:p>
        </w:tc>
        <w:tc>
          <w:tcPr>
            <w:tcW w:w="1025" w:type="dxa"/>
            <w:tcBorders>
              <w:top w:val="nil"/>
              <w:left w:val="nil"/>
              <w:bottom w:val="nil"/>
              <w:right w:val="nil"/>
            </w:tcBorders>
            <w:shd w:val="clear" w:color="000000" w:fill="FFFFFF"/>
            <w:noWrap/>
            <w:vAlign w:val="bottom"/>
            <w:hideMark/>
          </w:tcPr>
          <w:p w14:paraId="749085B8" w14:textId="5CFE462C"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2.70***</w:t>
            </w:r>
          </w:p>
        </w:tc>
        <w:tc>
          <w:tcPr>
            <w:tcW w:w="950" w:type="dxa"/>
            <w:tcBorders>
              <w:top w:val="nil"/>
              <w:left w:val="nil"/>
              <w:bottom w:val="nil"/>
              <w:right w:val="nil"/>
            </w:tcBorders>
            <w:shd w:val="clear" w:color="000000" w:fill="FFFFFF"/>
            <w:noWrap/>
            <w:vAlign w:val="bottom"/>
            <w:hideMark/>
          </w:tcPr>
          <w:p w14:paraId="6766DCC7" w14:textId="500F9CE1"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-0.10</w:t>
            </w:r>
          </w:p>
        </w:tc>
        <w:tc>
          <w:tcPr>
            <w:tcW w:w="1064" w:type="dxa"/>
            <w:tcBorders>
              <w:top w:val="nil"/>
              <w:left w:val="nil"/>
              <w:bottom w:val="nil"/>
              <w:right w:val="nil"/>
            </w:tcBorders>
            <w:shd w:val="clear" w:color="000000" w:fill="FFFFFF"/>
            <w:noWrap/>
            <w:vAlign w:val="bottom"/>
            <w:hideMark/>
          </w:tcPr>
          <w:p w14:paraId="70309EB9" w14:textId="29A55816"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0.59*</w:t>
            </w:r>
          </w:p>
        </w:tc>
        <w:tc>
          <w:tcPr>
            <w:tcW w:w="1008" w:type="dxa"/>
            <w:tcBorders>
              <w:top w:val="nil"/>
              <w:left w:val="nil"/>
              <w:bottom w:val="nil"/>
              <w:right w:val="nil"/>
            </w:tcBorders>
            <w:shd w:val="clear" w:color="000000" w:fill="FFFFFF"/>
            <w:noWrap/>
            <w:vAlign w:val="bottom"/>
            <w:hideMark/>
          </w:tcPr>
          <w:p w14:paraId="144616A5" w14:textId="423E3DF6"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0.53</w:t>
            </w:r>
          </w:p>
        </w:tc>
        <w:tc>
          <w:tcPr>
            <w:tcW w:w="1001" w:type="dxa"/>
            <w:tcBorders>
              <w:top w:val="nil"/>
              <w:left w:val="nil"/>
              <w:bottom w:val="nil"/>
              <w:right w:val="nil"/>
            </w:tcBorders>
            <w:shd w:val="clear" w:color="000000" w:fill="FFFFFF"/>
            <w:noWrap/>
            <w:vAlign w:val="bottom"/>
            <w:hideMark/>
          </w:tcPr>
          <w:p w14:paraId="5FDF8019" w14:textId="535B03C6"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0.57*</w:t>
            </w:r>
          </w:p>
        </w:tc>
        <w:tc>
          <w:tcPr>
            <w:tcW w:w="1025" w:type="dxa"/>
            <w:tcBorders>
              <w:top w:val="nil"/>
              <w:left w:val="nil"/>
              <w:bottom w:val="nil"/>
              <w:right w:val="nil"/>
            </w:tcBorders>
            <w:shd w:val="clear" w:color="000000" w:fill="FFFFFF"/>
            <w:noWrap/>
            <w:vAlign w:val="bottom"/>
            <w:hideMark/>
          </w:tcPr>
          <w:p w14:paraId="1C4215DA" w14:textId="2B99712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0.76**</w:t>
            </w:r>
          </w:p>
        </w:tc>
      </w:tr>
      <w:tr w:rsidR="007C4B87" w:rsidRPr="000B1F26" w14:paraId="70EF1DBF" w14:textId="77777777" w:rsidTr="007C4B87">
        <w:trPr>
          <w:trHeight w:val="290"/>
        </w:trPr>
        <w:tc>
          <w:tcPr>
            <w:tcW w:w="2943" w:type="dxa"/>
            <w:tcBorders>
              <w:top w:val="nil"/>
              <w:left w:val="nil"/>
              <w:bottom w:val="nil"/>
              <w:right w:val="nil"/>
            </w:tcBorders>
            <w:shd w:val="clear" w:color="000000" w:fill="FFFFFF"/>
            <w:noWrap/>
            <w:vAlign w:val="bottom"/>
          </w:tcPr>
          <w:p w14:paraId="5CED64A7" w14:textId="631D09CC"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1A3B3FE6" w14:textId="6D210FD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(2.03)</w:t>
            </w:r>
          </w:p>
        </w:tc>
        <w:tc>
          <w:tcPr>
            <w:tcW w:w="1025" w:type="dxa"/>
            <w:tcBorders>
              <w:top w:val="nil"/>
              <w:left w:val="nil"/>
              <w:bottom w:val="nil"/>
              <w:right w:val="nil"/>
            </w:tcBorders>
            <w:shd w:val="clear" w:color="000000" w:fill="FFFFFF"/>
            <w:noWrap/>
            <w:vAlign w:val="bottom"/>
            <w:hideMark/>
          </w:tcPr>
          <w:p w14:paraId="6E0F1D3D" w14:textId="6C1C5A5C"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(5.12)</w:t>
            </w:r>
          </w:p>
        </w:tc>
        <w:tc>
          <w:tcPr>
            <w:tcW w:w="950" w:type="dxa"/>
            <w:tcBorders>
              <w:top w:val="nil"/>
              <w:left w:val="nil"/>
              <w:bottom w:val="nil"/>
              <w:right w:val="nil"/>
            </w:tcBorders>
            <w:shd w:val="clear" w:color="000000" w:fill="FFFFFF"/>
            <w:noWrap/>
            <w:vAlign w:val="bottom"/>
            <w:hideMark/>
          </w:tcPr>
          <w:p w14:paraId="54E1A053" w14:textId="5FD2CFD7"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(-0.21)</w:t>
            </w:r>
          </w:p>
        </w:tc>
        <w:tc>
          <w:tcPr>
            <w:tcW w:w="1064" w:type="dxa"/>
            <w:tcBorders>
              <w:top w:val="nil"/>
              <w:left w:val="nil"/>
              <w:bottom w:val="nil"/>
              <w:right w:val="nil"/>
            </w:tcBorders>
            <w:shd w:val="clear" w:color="000000" w:fill="FFFFFF"/>
            <w:noWrap/>
            <w:vAlign w:val="bottom"/>
            <w:hideMark/>
          </w:tcPr>
          <w:p w14:paraId="6ED07108" w14:textId="7D14569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(1.75)</w:t>
            </w:r>
          </w:p>
        </w:tc>
        <w:tc>
          <w:tcPr>
            <w:tcW w:w="1008" w:type="dxa"/>
            <w:tcBorders>
              <w:top w:val="nil"/>
              <w:left w:val="nil"/>
              <w:bottom w:val="nil"/>
              <w:right w:val="nil"/>
            </w:tcBorders>
            <w:shd w:val="clear" w:color="000000" w:fill="FFFFFF"/>
            <w:noWrap/>
            <w:vAlign w:val="bottom"/>
            <w:hideMark/>
          </w:tcPr>
          <w:p w14:paraId="4D8D3ACA" w14:textId="07BFB223"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(1.59)</w:t>
            </w:r>
          </w:p>
        </w:tc>
        <w:tc>
          <w:tcPr>
            <w:tcW w:w="1001" w:type="dxa"/>
            <w:tcBorders>
              <w:top w:val="nil"/>
              <w:left w:val="nil"/>
              <w:bottom w:val="nil"/>
              <w:right w:val="nil"/>
            </w:tcBorders>
            <w:shd w:val="clear" w:color="000000" w:fill="FFFFFF"/>
            <w:noWrap/>
            <w:vAlign w:val="bottom"/>
            <w:hideMark/>
          </w:tcPr>
          <w:p w14:paraId="3E152D07" w14:textId="053DEC4B"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(1.71)</w:t>
            </w:r>
          </w:p>
        </w:tc>
        <w:tc>
          <w:tcPr>
            <w:tcW w:w="1025" w:type="dxa"/>
            <w:tcBorders>
              <w:top w:val="nil"/>
              <w:left w:val="nil"/>
              <w:bottom w:val="nil"/>
              <w:right w:val="nil"/>
            </w:tcBorders>
            <w:shd w:val="clear" w:color="000000" w:fill="FFFFFF"/>
            <w:noWrap/>
            <w:vAlign w:val="bottom"/>
            <w:hideMark/>
          </w:tcPr>
          <w:p w14:paraId="4D6D309F" w14:textId="6B68CEF4"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(2.33)</w:t>
            </w:r>
          </w:p>
        </w:tc>
      </w:tr>
      <w:tr w:rsidR="007C4B87" w:rsidRPr="000B1F26" w14:paraId="6EB62F00" w14:textId="77777777" w:rsidTr="007C4B87">
        <w:trPr>
          <w:trHeight w:val="290"/>
        </w:trPr>
        <w:tc>
          <w:tcPr>
            <w:tcW w:w="2943" w:type="dxa"/>
            <w:tcBorders>
              <w:top w:val="nil"/>
              <w:left w:val="nil"/>
              <w:bottom w:val="nil"/>
              <w:right w:val="nil"/>
            </w:tcBorders>
            <w:shd w:val="clear" w:color="000000" w:fill="FFFFFF"/>
            <w:noWrap/>
            <w:vAlign w:val="bottom"/>
          </w:tcPr>
          <w:p w14:paraId="20552E5C" w14:textId="6C0DB644"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7EE05091" w14:textId="39D818E0"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7E7FC003" w14:textId="3B4AE5B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05F61E51" w14:textId="56571518"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4DF5BA34" w14:textId="20D9C74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66F5403E" w14:textId="6CE9C460"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69AE852E" w14:textId="5A7AC60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67381CCF" w14:textId="4CDE5C4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27601DEB" w14:textId="77777777" w:rsidTr="007C4B87">
        <w:trPr>
          <w:trHeight w:val="290"/>
        </w:trPr>
        <w:tc>
          <w:tcPr>
            <w:tcW w:w="2943" w:type="dxa"/>
            <w:tcBorders>
              <w:top w:val="nil"/>
              <w:left w:val="nil"/>
              <w:bottom w:val="nil"/>
              <w:right w:val="nil"/>
            </w:tcBorders>
            <w:shd w:val="clear" w:color="000000" w:fill="FFFFFF"/>
            <w:noWrap/>
            <w:vAlign w:val="bottom"/>
          </w:tcPr>
          <w:p w14:paraId="5E36123A" w14:textId="651642C4"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log population</w:t>
            </w:r>
          </w:p>
        </w:tc>
        <w:tc>
          <w:tcPr>
            <w:tcW w:w="1064" w:type="dxa"/>
            <w:tcBorders>
              <w:top w:val="nil"/>
              <w:left w:val="nil"/>
              <w:bottom w:val="nil"/>
              <w:right w:val="nil"/>
            </w:tcBorders>
            <w:shd w:val="clear" w:color="000000" w:fill="FFFFFF"/>
            <w:noWrap/>
            <w:vAlign w:val="bottom"/>
            <w:hideMark/>
          </w:tcPr>
          <w:p w14:paraId="5B662564" w14:textId="3C2D79D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0.33</w:t>
            </w:r>
          </w:p>
        </w:tc>
        <w:tc>
          <w:tcPr>
            <w:tcW w:w="1025" w:type="dxa"/>
            <w:tcBorders>
              <w:top w:val="nil"/>
              <w:left w:val="nil"/>
              <w:bottom w:val="nil"/>
              <w:right w:val="nil"/>
            </w:tcBorders>
            <w:shd w:val="clear" w:color="000000" w:fill="FFFFFF"/>
            <w:noWrap/>
            <w:vAlign w:val="bottom"/>
            <w:hideMark/>
          </w:tcPr>
          <w:p w14:paraId="78B563DD" w14:textId="6330FDB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-0.44*</w:t>
            </w:r>
          </w:p>
        </w:tc>
        <w:tc>
          <w:tcPr>
            <w:tcW w:w="950" w:type="dxa"/>
            <w:tcBorders>
              <w:top w:val="nil"/>
              <w:left w:val="nil"/>
              <w:bottom w:val="nil"/>
              <w:right w:val="nil"/>
            </w:tcBorders>
            <w:shd w:val="clear" w:color="000000" w:fill="FFFFFF"/>
            <w:noWrap/>
            <w:vAlign w:val="bottom"/>
            <w:hideMark/>
          </w:tcPr>
          <w:p w14:paraId="61C4FCC2" w14:textId="692F4F61"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0.40</w:t>
            </w:r>
          </w:p>
        </w:tc>
        <w:tc>
          <w:tcPr>
            <w:tcW w:w="1064" w:type="dxa"/>
            <w:tcBorders>
              <w:top w:val="nil"/>
              <w:left w:val="nil"/>
              <w:bottom w:val="nil"/>
              <w:right w:val="nil"/>
            </w:tcBorders>
            <w:shd w:val="clear" w:color="000000" w:fill="FFFFFF"/>
            <w:noWrap/>
            <w:vAlign w:val="bottom"/>
            <w:hideMark/>
          </w:tcPr>
          <w:p w14:paraId="5D2198D5" w14:textId="7CCD4529"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0.39*</w:t>
            </w:r>
          </w:p>
        </w:tc>
        <w:tc>
          <w:tcPr>
            <w:tcW w:w="1008" w:type="dxa"/>
            <w:tcBorders>
              <w:top w:val="nil"/>
              <w:left w:val="nil"/>
              <w:bottom w:val="nil"/>
              <w:right w:val="nil"/>
            </w:tcBorders>
            <w:shd w:val="clear" w:color="000000" w:fill="FFFFFF"/>
            <w:noWrap/>
            <w:vAlign w:val="bottom"/>
            <w:hideMark/>
          </w:tcPr>
          <w:p w14:paraId="6CF114F8" w14:textId="4E4B7B7C"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0.34</w:t>
            </w:r>
          </w:p>
        </w:tc>
        <w:tc>
          <w:tcPr>
            <w:tcW w:w="1001" w:type="dxa"/>
            <w:tcBorders>
              <w:top w:val="nil"/>
              <w:left w:val="nil"/>
              <w:bottom w:val="nil"/>
              <w:right w:val="nil"/>
            </w:tcBorders>
            <w:shd w:val="clear" w:color="000000" w:fill="FFFFFF"/>
            <w:noWrap/>
            <w:vAlign w:val="bottom"/>
            <w:hideMark/>
          </w:tcPr>
          <w:p w14:paraId="77BE5604" w14:textId="17E6804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0.52**</w:t>
            </w:r>
          </w:p>
        </w:tc>
        <w:tc>
          <w:tcPr>
            <w:tcW w:w="1025" w:type="dxa"/>
            <w:tcBorders>
              <w:top w:val="nil"/>
              <w:left w:val="nil"/>
              <w:bottom w:val="nil"/>
              <w:right w:val="nil"/>
            </w:tcBorders>
            <w:shd w:val="clear" w:color="000000" w:fill="FFFFFF"/>
            <w:noWrap/>
            <w:vAlign w:val="bottom"/>
            <w:hideMark/>
          </w:tcPr>
          <w:p w14:paraId="5BF6D542" w14:textId="01F25737"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0.34*</w:t>
            </w:r>
          </w:p>
        </w:tc>
      </w:tr>
      <w:tr w:rsidR="007C4B87" w:rsidRPr="000B1F26" w14:paraId="4B5F836D" w14:textId="77777777" w:rsidTr="007C4B87">
        <w:trPr>
          <w:trHeight w:val="290"/>
        </w:trPr>
        <w:tc>
          <w:tcPr>
            <w:tcW w:w="2943" w:type="dxa"/>
            <w:tcBorders>
              <w:top w:val="nil"/>
              <w:left w:val="nil"/>
              <w:bottom w:val="nil"/>
              <w:right w:val="nil"/>
            </w:tcBorders>
            <w:shd w:val="clear" w:color="000000" w:fill="FFFFFF"/>
            <w:noWrap/>
            <w:vAlign w:val="bottom"/>
          </w:tcPr>
          <w:p w14:paraId="2D688B27" w14:textId="220C40FB"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1EAF1549" w14:textId="64E5057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(1.45)</w:t>
            </w:r>
          </w:p>
        </w:tc>
        <w:tc>
          <w:tcPr>
            <w:tcW w:w="1025" w:type="dxa"/>
            <w:tcBorders>
              <w:top w:val="nil"/>
              <w:left w:val="nil"/>
              <w:bottom w:val="nil"/>
              <w:right w:val="nil"/>
            </w:tcBorders>
            <w:shd w:val="clear" w:color="000000" w:fill="FFFFFF"/>
            <w:noWrap/>
            <w:vAlign w:val="bottom"/>
            <w:hideMark/>
          </w:tcPr>
          <w:p w14:paraId="3DD05B40" w14:textId="3BB70F93"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(-1.75)</w:t>
            </w:r>
          </w:p>
        </w:tc>
        <w:tc>
          <w:tcPr>
            <w:tcW w:w="950" w:type="dxa"/>
            <w:tcBorders>
              <w:top w:val="nil"/>
              <w:left w:val="nil"/>
              <w:bottom w:val="nil"/>
              <w:right w:val="nil"/>
            </w:tcBorders>
            <w:shd w:val="clear" w:color="000000" w:fill="FFFFFF"/>
            <w:noWrap/>
            <w:vAlign w:val="bottom"/>
            <w:hideMark/>
          </w:tcPr>
          <w:p w14:paraId="7D4975E5" w14:textId="5DDEA13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(1.45)</w:t>
            </w:r>
          </w:p>
        </w:tc>
        <w:tc>
          <w:tcPr>
            <w:tcW w:w="1064" w:type="dxa"/>
            <w:tcBorders>
              <w:top w:val="nil"/>
              <w:left w:val="nil"/>
              <w:bottom w:val="nil"/>
              <w:right w:val="nil"/>
            </w:tcBorders>
            <w:shd w:val="clear" w:color="000000" w:fill="FFFFFF"/>
            <w:noWrap/>
            <w:vAlign w:val="bottom"/>
            <w:hideMark/>
          </w:tcPr>
          <w:p w14:paraId="063CD59F" w14:textId="590D8EE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(1.75)</w:t>
            </w:r>
          </w:p>
        </w:tc>
        <w:tc>
          <w:tcPr>
            <w:tcW w:w="1008" w:type="dxa"/>
            <w:tcBorders>
              <w:top w:val="nil"/>
              <w:left w:val="nil"/>
              <w:bottom w:val="nil"/>
              <w:right w:val="nil"/>
            </w:tcBorders>
            <w:shd w:val="clear" w:color="000000" w:fill="FFFFFF"/>
            <w:noWrap/>
            <w:vAlign w:val="bottom"/>
            <w:hideMark/>
          </w:tcPr>
          <w:p w14:paraId="66DBD8F3" w14:textId="0FAB038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(1.50)</w:t>
            </w:r>
          </w:p>
        </w:tc>
        <w:tc>
          <w:tcPr>
            <w:tcW w:w="1001" w:type="dxa"/>
            <w:tcBorders>
              <w:top w:val="nil"/>
              <w:left w:val="nil"/>
              <w:bottom w:val="nil"/>
              <w:right w:val="nil"/>
            </w:tcBorders>
            <w:shd w:val="clear" w:color="000000" w:fill="FFFFFF"/>
            <w:noWrap/>
            <w:vAlign w:val="bottom"/>
            <w:hideMark/>
          </w:tcPr>
          <w:p w14:paraId="1B1ED838" w14:textId="566656EB"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(2.14)</w:t>
            </w:r>
          </w:p>
        </w:tc>
        <w:tc>
          <w:tcPr>
            <w:tcW w:w="1025" w:type="dxa"/>
            <w:tcBorders>
              <w:top w:val="nil"/>
              <w:left w:val="nil"/>
              <w:bottom w:val="nil"/>
              <w:right w:val="nil"/>
            </w:tcBorders>
            <w:shd w:val="clear" w:color="000000" w:fill="FFFFFF"/>
            <w:noWrap/>
            <w:vAlign w:val="bottom"/>
            <w:hideMark/>
          </w:tcPr>
          <w:p w14:paraId="09598C14" w14:textId="2EA03CF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(1.70)</w:t>
            </w:r>
          </w:p>
        </w:tc>
      </w:tr>
      <w:tr w:rsidR="007C4B87" w:rsidRPr="000B1F26" w14:paraId="108C3BAA" w14:textId="77777777" w:rsidTr="007C4B87">
        <w:trPr>
          <w:trHeight w:val="290"/>
        </w:trPr>
        <w:tc>
          <w:tcPr>
            <w:tcW w:w="2943" w:type="dxa"/>
            <w:tcBorders>
              <w:top w:val="nil"/>
              <w:left w:val="nil"/>
              <w:bottom w:val="nil"/>
              <w:right w:val="nil"/>
            </w:tcBorders>
            <w:shd w:val="clear" w:color="000000" w:fill="FFFFFF"/>
            <w:noWrap/>
            <w:vAlign w:val="bottom"/>
          </w:tcPr>
          <w:p w14:paraId="2A41D43A" w14:textId="4B25A69D"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3A777090" w14:textId="375BC8B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132626B2" w14:textId="72BD315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39A74119" w14:textId="34EECE4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60792C07" w14:textId="2249C6FC"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239B017B" w14:textId="1AD91E4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0C94859B" w14:textId="570FF76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38D64E72" w14:textId="3A10DFC7"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7E9BA967" w14:textId="77777777" w:rsidTr="007C4B87">
        <w:trPr>
          <w:trHeight w:val="290"/>
        </w:trPr>
        <w:tc>
          <w:tcPr>
            <w:tcW w:w="2943" w:type="dxa"/>
            <w:tcBorders>
              <w:top w:val="nil"/>
              <w:left w:val="nil"/>
              <w:bottom w:val="nil"/>
              <w:right w:val="nil"/>
            </w:tcBorders>
            <w:shd w:val="clear" w:color="000000" w:fill="FFFFFF"/>
            <w:noWrap/>
            <w:vAlign w:val="bottom"/>
          </w:tcPr>
          <w:p w14:paraId="6ED9B0D6" w14:textId="7E75AF2C"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VA share of agriculture (2014-19)</w:t>
            </w:r>
          </w:p>
        </w:tc>
        <w:tc>
          <w:tcPr>
            <w:tcW w:w="1064" w:type="dxa"/>
            <w:tcBorders>
              <w:top w:val="nil"/>
              <w:left w:val="nil"/>
              <w:bottom w:val="nil"/>
              <w:right w:val="nil"/>
            </w:tcBorders>
            <w:shd w:val="clear" w:color="000000" w:fill="FFFFFF"/>
            <w:noWrap/>
            <w:vAlign w:val="bottom"/>
            <w:hideMark/>
          </w:tcPr>
          <w:p w14:paraId="3061F7E8" w14:textId="3D698C99"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0.11*</w:t>
            </w:r>
          </w:p>
        </w:tc>
        <w:tc>
          <w:tcPr>
            <w:tcW w:w="1025" w:type="dxa"/>
            <w:tcBorders>
              <w:top w:val="nil"/>
              <w:left w:val="nil"/>
              <w:bottom w:val="nil"/>
              <w:right w:val="nil"/>
            </w:tcBorders>
            <w:shd w:val="clear" w:color="000000" w:fill="FFFFFF"/>
            <w:noWrap/>
            <w:vAlign w:val="bottom"/>
            <w:hideMark/>
          </w:tcPr>
          <w:p w14:paraId="397043FE" w14:textId="60DE0104"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0.52*</w:t>
            </w:r>
          </w:p>
        </w:tc>
        <w:tc>
          <w:tcPr>
            <w:tcW w:w="950" w:type="dxa"/>
            <w:tcBorders>
              <w:top w:val="nil"/>
              <w:left w:val="nil"/>
              <w:bottom w:val="nil"/>
              <w:right w:val="nil"/>
            </w:tcBorders>
            <w:shd w:val="clear" w:color="000000" w:fill="FFFFFF"/>
            <w:noWrap/>
            <w:vAlign w:val="bottom"/>
            <w:hideMark/>
          </w:tcPr>
          <w:p w14:paraId="22ED3068" w14:textId="21F3409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0.07</w:t>
            </w:r>
          </w:p>
        </w:tc>
        <w:tc>
          <w:tcPr>
            <w:tcW w:w="1064" w:type="dxa"/>
            <w:tcBorders>
              <w:top w:val="nil"/>
              <w:left w:val="nil"/>
              <w:bottom w:val="nil"/>
              <w:right w:val="nil"/>
            </w:tcBorders>
            <w:shd w:val="clear" w:color="000000" w:fill="FFFFFF"/>
            <w:noWrap/>
            <w:vAlign w:val="bottom"/>
            <w:hideMark/>
          </w:tcPr>
          <w:p w14:paraId="0066C40D" w14:textId="4719D26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0.11*</w:t>
            </w:r>
          </w:p>
        </w:tc>
        <w:tc>
          <w:tcPr>
            <w:tcW w:w="1008" w:type="dxa"/>
            <w:tcBorders>
              <w:top w:val="nil"/>
              <w:left w:val="nil"/>
              <w:bottom w:val="nil"/>
              <w:right w:val="nil"/>
            </w:tcBorders>
            <w:shd w:val="clear" w:color="000000" w:fill="FFFFFF"/>
            <w:noWrap/>
            <w:vAlign w:val="bottom"/>
            <w:hideMark/>
          </w:tcPr>
          <w:p w14:paraId="017BD808" w14:textId="5FC178A7"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0.10*</w:t>
            </w:r>
          </w:p>
        </w:tc>
        <w:tc>
          <w:tcPr>
            <w:tcW w:w="1001" w:type="dxa"/>
            <w:tcBorders>
              <w:top w:val="nil"/>
              <w:left w:val="nil"/>
              <w:bottom w:val="nil"/>
              <w:right w:val="nil"/>
            </w:tcBorders>
            <w:shd w:val="clear" w:color="000000" w:fill="FFFFFF"/>
            <w:noWrap/>
            <w:vAlign w:val="bottom"/>
            <w:hideMark/>
          </w:tcPr>
          <w:p w14:paraId="071B4BF4" w14:textId="26C9A08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0.09*</w:t>
            </w:r>
          </w:p>
        </w:tc>
        <w:tc>
          <w:tcPr>
            <w:tcW w:w="1025" w:type="dxa"/>
            <w:tcBorders>
              <w:top w:val="nil"/>
              <w:left w:val="nil"/>
              <w:bottom w:val="nil"/>
              <w:right w:val="nil"/>
            </w:tcBorders>
            <w:shd w:val="clear" w:color="000000" w:fill="FFFFFF"/>
            <w:noWrap/>
            <w:vAlign w:val="bottom"/>
            <w:hideMark/>
          </w:tcPr>
          <w:p w14:paraId="3D3D9576" w14:textId="3B752F1E"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0.16***</w:t>
            </w:r>
          </w:p>
        </w:tc>
      </w:tr>
      <w:tr w:rsidR="007C4B87" w:rsidRPr="000B1F26" w14:paraId="531AD200" w14:textId="77777777" w:rsidTr="007C4B87">
        <w:trPr>
          <w:trHeight w:val="290"/>
        </w:trPr>
        <w:tc>
          <w:tcPr>
            <w:tcW w:w="2943" w:type="dxa"/>
            <w:tcBorders>
              <w:top w:val="nil"/>
              <w:left w:val="nil"/>
              <w:bottom w:val="nil"/>
              <w:right w:val="nil"/>
            </w:tcBorders>
            <w:shd w:val="clear" w:color="000000" w:fill="FFFFFF"/>
            <w:noWrap/>
            <w:vAlign w:val="bottom"/>
          </w:tcPr>
          <w:p w14:paraId="34BED6F2" w14:textId="03CE1889"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1848C594" w14:textId="464C6E11"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(1.95)</w:t>
            </w:r>
          </w:p>
        </w:tc>
        <w:tc>
          <w:tcPr>
            <w:tcW w:w="1025" w:type="dxa"/>
            <w:tcBorders>
              <w:top w:val="nil"/>
              <w:left w:val="nil"/>
              <w:bottom w:val="nil"/>
              <w:right w:val="nil"/>
            </w:tcBorders>
            <w:shd w:val="clear" w:color="000000" w:fill="FFFFFF"/>
            <w:noWrap/>
            <w:vAlign w:val="bottom"/>
            <w:hideMark/>
          </w:tcPr>
          <w:p w14:paraId="3AD07311" w14:textId="6974FD76"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(1.82)</w:t>
            </w:r>
          </w:p>
        </w:tc>
        <w:tc>
          <w:tcPr>
            <w:tcW w:w="950" w:type="dxa"/>
            <w:tcBorders>
              <w:top w:val="nil"/>
              <w:left w:val="nil"/>
              <w:bottom w:val="nil"/>
              <w:right w:val="nil"/>
            </w:tcBorders>
            <w:shd w:val="clear" w:color="000000" w:fill="FFFFFF"/>
            <w:noWrap/>
            <w:vAlign w:val="bottom"/>
            <w:hideMark/>
          </w:tcPr>
          <w:p w14:paraId="69DB24C5" w14:textId="6D88AD9C"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(1.29)</w:t>
            </w:r>
          </w:p>
        </w:tc>
        <w:tc>
          <w:tcPr>
            <w:tcW w:w="1064" w:type="dxa"/>
            <w:tcBorders>
              <w:top w:val="nil"/>
              <w:left w:val="nil"/>
              <w:bottom w:val="nil"/>
              <w:right w:val="nil"/>
            </w:tcBorders>
            <w:shd w:val="clear" w:color="000000" w:fill="FFFFFF"/>
            <w:noWrap/>
            <w:vAlign w:val="bottom"/>
            <w:hideMark/>
          </w:tcPr>
          <w:p w14:paraId="171E925B" w14:textId="58D09692"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(1.94)</w:t>
            </w:r>
          </w:p>
        </w:tc>
        <w:tc>
          <w:tcPr>
            <w:tcW w:w="1008" w:type="dxa"/>
            <w:tcBorders>
              <w:top w:val="nil"/>
              <w:left w:val="nil"/>
              <w:bottom w:val="nil"/>
              <w:right w:val="nil"/>
            </w:tcBorders>
            <w:shd w:val="clear" w:color="000000" w:fill="FFFFFF"/>
            <w:noWrap/>
            <w:vAlign w:val="bottom"/>
            <w:hideMark/>
          </w:tcPr>
          <w:p w14:paraId="0AE1590C" w14:textId="423C894D"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(1.86)</w:t>
            </w:r>
          </w:p>
        </w:tc>
        <w:tc>
          <w:tcPr>
            <w:tcW w:w="1001" w:type="dxa"/>
            <w:tcBorders>
              <w:top w:val="nil"/>
              <w:left w:val="nil"/>
              <w:bottom w:val="nil"/>
              <w:right w:val="nil"/>
            </w:tcBorders>
            <w:shd w:val="clear" w:color="000000" w:fill="FFFFFF"/>
            <w:noWrap/>
            <w:vAlign w:val="bottom"/>
            <w:hideMark/>
          </w:tcPr>
          <w:p w14:paraId="0221C661" w14:textId="78C3039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(1.94)</w:t>
            </w:r>
          </w:p>
        </w:tc>
        <w:tc>
          <w:tcPr>
            <w:tcW w:w="1025" w:type="dxa"/>
            <w:tcBorders>
              <w:top w:val="nil"/>
              <w:left w:val="nil"/>
              <w:bottom w:val="nil"/>
              <w:right w:val="nil"/>
            </w:tcBorders>
            <w:shd w:val="clear" w:color="000000" w:fill="FFFFFF"/>
            <w:noWrap/>
            <w:vAlign w:val="bottom"/>
            <w:hideMark/>
          </w:tcPr>
          <w:p w14:paraId="64C4205F" w14:textId="778EE829"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(2.80)</w:t>
            </w:r>
          </w:p>
        </w:tc>
      </w:tr>
      <w:tr w:rsidR="007C4B87" w:rsidRPr="000B1F26" w14:paraId="29061DFC" w14:textId="77777777" w:rsidTr="007C4B87">
        <w:trPr>
          <w:trHeight w:val="290"/>
        </w:trPr>
        <w:tc>
          <w:tcPr>
            <w:tcW w:w="2943" w:type="dxa"/>
            <w:tcBorders>
              <w:top w:val="nil"/>
              <w:left w:val="nil"/>
              <w:bottom w:val="nil"/>
              <w:right w:val="nil"/>
            </w:tcBorders>
            <w:shd w:val="clear" w:color="000000" w:fill="FFFFFF"/>
            <w:noWrap/>
            <w:vAlign w:val="bottom"/>
          </w:tcPr>
          <w:p w14:paraId="46F733A6" w14:textId="148FE277"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1485457E" w14:textId="3E86C648"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57C7B29C" w14:textId="45D8625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231C0196" w14:textId="2D85A91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04759516" w14:textId="6EB0FC87"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2DE52C4F" w14:textId="77A27F08"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4BE198D5" w14:textId="33521444"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28B0FDD2" w14:textId="2C85AF70"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28721702" w14:textId="77777777" w:rsidTr="007C4B87">
        <w:trPr>
          <w:trHeight w:val="290"/>
        </w:trPr>
        <w:tc>
          <w:tcPr>
            <w:tcW w:w="2943" w:type="dxa"/>
            <w:tcBorders>
              <w:top w:val="nil"/>
              <w:left w:val="nil"/>
              <w:bottom w:val="nil"/>
              <w:right w:val="nil"/>
            </w:tcBorders>
            <w:shd w:val="clear" w:color="000000" w:fill="FFFFFF"/>
            <w:noWrap/>
            <w:vAlign w:val="bottom"/>
          </w:tcPr>
          <w:p w14:paraId="6AB904F7" w14:textId="6EEFA686"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xml:space="preserve">VA share of manufacturing </w:t>
            </w:r>
          </w:p>
        </w:tc>
        <w:tc>
          <w:tcPr>
            <w:tcW w:w="1064" w:type="dxa"/>
            <w:tcBorders>
              <w:top w:val="nil"/>
              <w:left w:val="nil"/>
              <w:bottom w:val="nil"/>
              <w:right w:val="nil"/>
            </w:tcBorders>
            <w:shd w:val="clear" w:color="000000" w:fill="FFFFFF"/>
            <w:noWrap/>
            <w:vAlign w:val="bottom"/>
            <w:hideMark/>
          </w:tcPr>
          <w:p w14:paraId="57006F51" w14:textId="13148DF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0.10**</w:t>
            </w:r>
          </w:p>
        </w:tc>
        <w:tc>
          <w:tcPr>
            <w:tcW w:w="1025" w:type="dxa"/>
            <w:tcBorders>
              <w:top w:val="nil"/>
              <w:left w:val="nil"/>
              <w:bottom w:val="nil"/>
              <w:right w:val="nil"/>
            </w:tcBorders>
            <w:shd w:val="clear" w:color="000000" w:fill="FFFFFF"/>
            <w:noWrap/>
            <w:vAlign w:val="bottom"/>
            <w:hideMark/>
          </w:tcPr>
          <w:p w14:paraId="46BB4C5E" w14:textId="49F41ED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0.10**</w:t>
            </w:r>
          </w:p>
        </w:tc>
        <w:tc>
          <w:tcPr>
            <w:tcW w:w="950" w:type="dxa"/>
            <w:tcBorders>
              <w:top w:val="nil"/>
              <w:left w:val="nil"/>
              <w:bottom w:val="nil"/>
              <w:right w:val="nil"/>
            </w:tcBorders>
            <w:shd w:val="clear" w:color="000000" w:fill="FFFFFF"/>
            <w:noWrap/>
            <w:vAlign w:val="bottom"/>
            <w:hideMark/>
          </w:tcPr>
          <w:p w14:paraId="1A6D991A" w14:textId="4B5A212C"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0.13**</w:t>
            </w:r>
          </w:p>
        </w:tc>
        <w:tc>
          <w:tcPr>
            <w:tcW w:w="1064" w:type="dxa"/>
            <w:tcBorders>
              <w:top w:val="nil"/>
              <w:left w:val="nil"/>
              <w:bottom w:val="nil"/>
              <w:right w:val="nil"/>
            </w:tcBorders>
            <w:shd w:val="clear" w:color="000000" w:fill="FFFFFF"/>
            <w:noWrap/>
            <w:vAlign w:val="bottom"/>
            <w:hideMark/>
          </w:tcPr>
          <w:p w14:paraId="799743F2" w14:textId="27A1E0A3"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0.11**</w:t>
            </w:r>
          </w:p>
        </w:tc>
        <w:tc>
          <w:tcPr>
            <w:tcW w:w="1008" w:type="dxa"/>
            <w:tcBorders>
              <w:top w:val="nil"/>
              <w:left w:val="nil"/>
              <w:bottom w:val="nil"/>
              <w:right w:val="nil"/>
            </w:tcBorders>
            <w:shd w:val="clear" w:color="000000" w:fill="FFFFFF"/>
            <w:noWrap/>
            <w:vAlign w:val="bottom"/>
            <w:hideMark/>
          </w:tcPr>
          <w:p w14:paraId="3B16A263" w14:textId="3C5E06A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0.12**</w:t>
            </w:r>
          </w:p>
        </w:tc>
        <w:tc>
          <w:tcPr>
            <w:tcW w:w="1001" w:type="dxa"/>
            <w:tcBorders>
              <w:top w:val="nil"/>
              <w:left w:val="nil"/>
              <w:bottom w:val="nil"/>
              <w:right w:val="nil"/>
            </w:tcBorders>
            <w:shd w:val="clear" w:color="000000" w:fill="FFFFFF"/>
            <w:noWrap/>
            <w:vAlign w:val="bottom"/>
            <w:hideMark/>
          </w:tcPr>
          <w:p w14:paraId="6E607306" w14:textId="538E023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0.13***</w:t>
            </w:r>
          </w:p>
        </w:tc>
        <w:tc>
          <w:tcPr>
            <w:tcW w:w="1025" w:type="dxa"/>
            <w:tcBorders>
              <w:top w:val="nil"/>
              <w:left w:val="nil"/>
              <w:bottom w:val="nil"/>
              <w:right w:val="nil"/>
            </w:tcBorders>
            <w:shd w:val="clear" w:color="000000" w:fill="FFFFFF"/>
            <w:noWrap/>
            <w:vAlign w:val="bottom"/>
            <w:hideMark/>
          </w:tcPr>
          <w:p w14:paraId="05299CD4" w14:textId="1666DA13"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0.15***</w:t>
            </w:r>
          </w:p>
        </w:tc>
      </w:tr>
      <w:tr w:rsidR="007C4B87" w:rsidRPr="000B1F26" w14:paraId="6DC576E8" w14:textId="77777777" w:rsidTr="007C4B87">
        <w:trPr>
          <w:trHeight w:val="290"/>
        </w:trPr>
        <w:tc>
          <w:tcPr>
            <w:tcW w:w="2943" w:type="dxa"/>
            <w:tcBorders>
              <w:top w:val="nil"/>
              <w:left w:val="nil"/>
              <w:bottom w:val="nil"/>
              <w:right w:val="nil"/>
            </w:tcBorders>
            <w:shd w:val="clear" w:color="000000" w:fill="FFFFFF"/>
            <w:noWrap/>
            <w:vAlign w:val="bottom"/>
          </w:tcPr>
          <w:p w14:paraId="3BE95EB9" w14:textId="7AD464D4" w:rsidR="007C4B87" w:rsidRPr="000B1F26" w:rsidRDefault="007C4B87" w:rsidP="007C4B87">
            <w:pPr>
              <w:spacing w:after="0" w:line="240" w:lineRule="auto"/>
              <w:rPr>
                <w:rFonts w:eastAsia="Times New Roman" w:cstheme="minorHAnsi"/>
                <w:color w:val="000000"/>
                <w:sz w:val="20"/>
                <w:szCs w:val="20"/>
              </w:rPr>
            </w:pPr>
            <w:r>
              <w:rPr>
                <w:rFonts w:eastAsia="Times New Roman" w:cstheme="minorHAnsi"/>
                <w:color w:val="000000"/>
                <w:sz w:val="20"/>
                <w:szCs w:val="20"/>
              </w:rPr>
              <w:t>(</w:t>
            </w:r>
            <w:r w:rsidRPr="000B1F26">
              <w:rPr>
                <w:rFonts w:eastAsia="Times New Roman" w:cstheme="minorHAnsi"/>
                <w:color w:val="000000"/>
                <w:sz w:val="20"/>
                <w:szCs w:val="20"/>
              </w:rPr>
              <w:t>avg 2014-19)</w:t>
            </w:r>
          </w:p>
        </w:tc>
        <w:tc>
          <w:tcPr>
            <w:tcW w:w="1064" w:type="dxa"/>
            <w:tcBorders>
              <w:top w:val="nil"/>
              <w:left w:val="nil"/>
              <w:bottom w:val="nil"/>
              <w:right w:val="nil"/>
            </w:tcBorders>
            <w:shd w:val="clear" w:color="000000" w:fill="FFFFFF"/>
            <w:noWrap/>
            <w:vAlign w:val="bottom"/>
            <w:hideMark/>
          </w:tcPr>
          <w:p w14:paraId="02E3C57D" w14:textId="6D2D7F06"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(2.12)</w:t>
            </w:r>
          </w:p>
        </w:tc>
        <w:tc>
          <w:tcPr>
            <w:tcW w:w="1025" w:type="dxa"/>
            <w:tcBorders>
              <w:top w:val="nil"/>
              <w:left w:val="nil"/>
              <w:bottom w:val="nil"/>
              <w:right w:val="nil"/>
            </w:tcBorders>
            <w:shd w:val="clear" w:color="000000" w:fill="FFFFFF"/>
            <w:noWrap/>
            <w:vAlign w:val="bottom"/>
            <w:hideMark/>
          </w:tcPr>
          <w:p w14:paraId="771BFD8F" w14:textId="0EE1E7A0"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(2.17)</w:t>
            </w:r>
          </w:p>
        </w:tc>
        <w:tc>
          <w:tcPr>
            <w:tcW w:w="950" w:type="dxa"/>
            <w:tcBorders>
              <w:top w:val="nil"/>
              <w:left w:val="nil"/>
              <w:bottom w:val="nil"/>
              <w:right w:val="nil"/>
            </w:tcBorders>
            <w:shd w:val="clear" w:color="000000" w:fill="FFFFFF"/>
            <w:noWrap/>
            <w:vAlign w:val="bottom"/>
            <w:hideMark/>
          </w:tcPr>
          <w:p w14:paraId="07DB5D27" w14:textId="3B0AE6B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(2.20)</w:t>
            </w:r>
          </w:p>
        </w:tc>
        <w:tc>
          <w:tcPr>
            <w:tcW w:w="1064" w:type="dxa"/>
            <w:tcBorders>
              <w:top w:val="nil"/>
              <w:left w:val="nil"/>
              <w:bottom w:val="nil"/>
              <w:right w:val="nil"/>
            </w:tcBorders>
            <w:shd w:val="clear" w:color="000000" w:fill="FFFFFF"/>
            <w:noWrap/>
            <w:vAlign w:val="bottom"/>
            <w:hideMark/>
          </w:tcPr>
          <w:p w14:paraId="05915180" w14:textId="0594FA80"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(2.36)</w:t>
            </w:r>
          </w:p>
        </w:tc>
        <w:tc>
          <w:tcPr>
            <w:tcW w:w="1008" w:type="dxa"/>
            <w:tcBorders>
              <w:top w:val="nil"/>
              <w:left w:val="nil"/>
              <w:bottom w:val="nil"/>
              <w:right w:val="nil"/>
            </w:tcBorders>
            <w:shd w:val="clear" w:color="000000" w:fill="FFFFFF"/>
            <w:noWrap/>
            <w:vAlign w:val="bottom"/>
            <w:hideMark/>
          </w:tcPr>
          <w:p w14:paraId="32F0550C" w14:textId="17ED960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(2.42)</w:t>
            </w:r>
          </w:p>
        </w:tc>
        <w:tc>
          <w:tcPr>
            <w:tcW w:w="1001" w:type="dxa"/>
            <w:tcBorders>
              <w:top w:val="nil"/>
              <w:left w:val="nil"/>
              <w:bottom w:val="nil"/>
              <w:right w:val="nil"/>
            </w:tcBorders>
            <w:shd w:val="clear" w:color="000000" w:fill="FFFFFF"/>
            <w:noWrap/>
            <w:vAlign w:val="bottom"/>
            <w:hideMark/>
          </w:tcPr>
          <w:p w14:paraId="48FB7404" w14:textId="0855C76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(2.63)</w:t>
            </w:r>
          </w:p>
        </w:tc>
        <w:tc>
          <w:tcPr>
            <w:tcW w:w="1025" w:type="dxa"/>
            <w:tcBorders>
              <w:top w:val="nil"/>
              <w:left w:val="nil"/>
              <w:bottom w:val="nil"/>
              <w:right w:val="nil"/>
            </w:tcBorders>
            <w:shd w:val="clear" w:color="000000" w:fill="FFFFFF"/>
            <w:noWrap/>
            <w:vAlign w:val="bottom"/>
            <w:hideMark/>
          </w:tcPr>
          <w:p w14:paraId="719EA24E" w14:textId="251DA80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(3.18)</w:t>
            </w:r>
          </w:p>
        </w:tc>
      </w:tr>
      <w:tr w:rsidR="007C4B87" w:rsidRPr="000B1F26" w14:paraId="57BC3839" w14:textId="77777777" w:rsidTr="007C4B87">
        <w:trPr>
          <w:trHeight w:val="290"/>
        </w:trPr>
        <w:tc>
          <w:tcPr>
            <w:tcW w:w="2943" w:type="dxa"/>
            <w:tcBorders>
              <w:top w:val="nil"/>
              <w:left w:val="nil"/>
              <w:bottom w:val="nil"/>
              <w:right w:val="nil"/>
            </w:tcBorders>
            <w:shd w:val="clear" w:color="000000" w:fill="FFFFFF"/>
            <w:noWrap/>
            <w:vAlign w:val="bottom"/>
          </w:tcPr>
          <w:p w14:paraId="4B6F83C3" w14:textId="412D067C"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101EB5D2" w14:textId="53FB28C4"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0531F4F0" w14:textId="71A9DF4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688E3EC7" w14:textId="7153E843"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340B3CD9" w14:textId="5F5CBBE6"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2E2A2188" w14:textId="5F5DAFC3"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215529F0" w14:textId="573E0EF4"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5B369342" w14:textId="17A0B509"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7C4B87" w:rsidRPr="000B1F26" w14:paraId="3CF34602" w14:textId="77777777" w:rsidTr="007C4B87">
        <w:trPr>
          <w:trHeight w:val="290"/>
        </w:trPr>
        <w:tc>
          <w:tcPr>
            <w:tcW w:w="2943" w:type="dxa"/>
            <w:tcBorders>
              <w:top w:val="nil"/>
              <w:left w:val="nil"/>
              <w:bottom w:val="nil"/>
              <w:right w:val="nil"/>
            </w:tcBorders>
            <w:shd w:val="clear" w:color="000000" w:fill="FFFFFF"/>
            <w:noWrap/>
            <w:vAlign w:val="bottom"/>
          </w:tcPr>
          <w:p w14:paraId="6AC5B61A" w14:textId="775EAB6B" w:rsidR="007C4B87" w:rsidRPr="000B1F26" w:rsidRDefault="007C4B87" w:rsidP="007C4B87">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xml:space="preserve">Tourism activity </w:t>
            </w:r>
          </w:p>
        </w:tc>
        <w:tc>
          <w:tcPr>
            <w:tcW w:w="1064" w:type="dxa"/>
            <w:tcBorders>
              <w:top w:val="nil"/>
              <w:left w:val="nil"/>
              <w:bottom w:val="nil"/>
              <w:right w:val="nil"/>
            </w:tcBorders>
            <w:shd w:val="clear" w:color="000000" w:fill="FFFFFF"/>
            <w:noWrap/>
            <w:vAlign w:val="bottom"/>
            <w:hideMark/>
          </w:tcPr>
          <w:p w14:paraId="3DE7E3A7" w14:textId="42DDE0EF"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04156034" w14:textId="2199C4F8"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431858E6" w14:textId="09963C05"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18173744" w14:textId="25421B6B"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-0.51***</w:t>
            </w:r>
          </w:p>
        </w:tc>
        <w:tc>
          <w:tcPr>
            <w:tcW w:w="1008" w:type="dxa"/>
            <w:tcBorders>
              <w:top w:val="nil"/>
              <w:left w:val="nil"/>
              <w:bottom w:val="nil"/>
              <w:right w:val="nil"/>
            </w:tcBorders>
            <w:shd w:val="clear" w:color="000000" w:fill="FFFFFF"/>
            <w:noWrap/>
            <w:vAlign w:val="bottom"/>
            <w:hideMark/>
          </w:tcPr>
          <w:p w14:paraId="4DAFD8A9" w14:textId="6DFD9358"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-0.45***</w:t>
            </w:r>
          </w:p>
        </w:tc>
        <w:tc>
          <w:tcPr>
            <w:tcW w:w="1001" w:type="dxa"/>
            <w:tcBorders>
              <w:top w:val="nil"/>
              <w:left w:val="nil"/>
              <w:bottom w:val="nil"/>
              <w:right w:val="nil"/>
            </w:tcBorders>
            <w:shd w:val="clear" w:color="000000" w:fill="FFFFFF"/>
            <w:noWrap/>
            <w:vAlign w:val="bottom"/>
            <w:hideMark/>
          </w:tcPr>
          <w:p w14:paraId="6E17A4A2" w14:textId="1367DAFA"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-0.18</w:t>
            </w:r>
          </w:p>
        </w:tc>
        <w:tc>
          <w:tcPr>
            <w:tcW w:w="1025" w:type="dxa"/>
            <w:tcBorders>
              <w:top w:val="nil"/>
              <w:left w:val="nil"/>
              <w:bottom w:val="nil"/>
              <w:right w:val="nil"/>
            </w:tcBorders>
            <w:shd w:val="clear" w:color="000000" w:fill="FFFFFF"/>
            <w:noWrap/>
            <w:vAlign w:val="bottom"/>
            <w:hideMark/>
          </w:tcPr>
          <w:p w14:paraId="1C13C181" w14:textId="00C1167B" w:rsidR="007C4B87" w:rsidRPr="00B24DFB" w:rsidRDefault="007C4B87" w:rsidP="007C4B87">
            <w:pPr>
              <w:spacing w:after="0" w:line="240" w:lineRule="auto"/>
              <w:rPr>
                <w:rFonts w:eastAsia="Times New Roman" w:cstheme="minorHAnsi"/>
                <w:color w:val="000000"/>
                <w:sz w:val="20"/>
                <w:szCs w:val="20"/>
              </w:rPr>
            </w:pPr>
            <w:r w:rsidRPr="00B24DFB">
              <w:rPr>
                <w:rFonts w:ascii="Calibri" w:hAnsi="Calibri" w:cs="Calibri"/>
                <w:color w:val="000000"/>
                <w:sz w:val="20"/>
                <w:szCs w:val="20"/>
              </w:rPr>
              <w:t> </w:t>
            </w:r>
          </w:p>
        </w:tc>
      </w:tr>
      <w:tr w:rsidR="00BF00E5" w:rsidRPr="00BF00E5" w14:paraId="4175352C" w14:textId="77777777" w:rsidTr="00D57E53">
        <w:trPr>
          <w:trHeight w:val="290"/>
        </w:trPr>
        <w:tc>
          <w:tcPr>
            <w:tcW w:w="4007" w:type="dxa"/>
            <w:gridSpan w:val="2"/>
            <w:tcBorders>
              <w:top w:val="nil"/>
              <w:left w:val="nil"/>
              <w:bottom w:val="nil"/>
              <w:right w:val="nil"/>
            </w:tcBorders>
            <w:shd w:val="clear" w:color="000000" w:fill="FFFFFF"/>
            <w:noWrap/>
            <w:vAlign w:val="bottom"/>
          </w:tcPr>
          <w:p w14:paraId="6FFF779D" w14:textId="05E3290D" w:rsidR="00BF00E5" w:rsidRPr="000B1F26" w:rsidRDefault="00BF00E5" w:rsidP="00BF00E5">
            <w:pPr>
              <w:spacing w:after="0" w:line="240" w:lineRule="auto"/>
              <w:rPr>
                <w:rFonts w:eastAsia="Times New Roman" w:cstheme="minorHAnsi"/>
                <w:color w:val="000000"/>
                <w:sz w:val="20"/>
                <w:szCs w:val="20"/>
              </w:rPr>
            </w:pPr>
            <w:commentRangeStart w:id="388"/>
            <w:r w:rsidRPr="000B1F26">
              <w:rPr>
                <w:rFonts w:eastAsia="Times New Roman" w:cstheme="minorHAnsi"/>
                <w:color w:val="000000"/>
                <w:sz w:val="20"/>
                <w:szCs w:val="20"/>
              </w:rPr>
              <w:t> (direct share of GDP)</w:t>
            </w:r>
          </w:p>
        </w:tc>
        <w:tc>
          <w:tcPr>
            <w:tcW w:w="1025" w:type="dxa"/>
            <w:tcBorders>
              <w:top w:val="nil"/>
              <w:left w:val="nil"/>
              <w:bottom w:val="nil"/>
              <w:right w:val="nil"/>
            </w:tcBorders>
            <w:shd w:val="clear" w:color="000000" w:fill="FFFFFF"/>
            <w:noWrap/>
            <w:vAlign w:val="bottom"/>
          </w:tcPr>
          <w:p w14:paraId="369CB520" w14:textId="77777777" w:rsidR="00BF00E5" w:rsidRPr="000B1F26" w:rsidRDefault="00BF00E5" w:rsidP="00BF00E5">
            <w:pPr>
              <w:spacing w:after="0" w:line="240" w:lineRule="auto"/>
              <w:rPr>
                <w:rFonts w:eastAsia="Times New Roman" w:cstheme="minorHAnsi"/>
                <w:color w:val="000000"/>
                <w:sz w:val="20"/>
                <w:szCs w:val="20"/>
              </w:rPr>
            </w:pPr>
          </w:p>
        </w:tc>
        <w:tc>
          <w:tcPr>
            <w:tcW w:w="950" w:type="dxa"/>
            <w:tcBorders>
              <w:top w:val="nil"/>
              <w:left w:val="nil"/>
              <w:bottom w:val="nil"/>
              <w:right w:val="nil"/>
            </w:tcBorders>
            <w:shd w:val="clear" w:color="000000" w:fill="FFFFFF"/>
            <w:noWrap/>
            <w:vAlign w:val="bottom"/>
          </w:tcPr>
          <w:p w14:paraId="34DD6677" w14:textId="77777777" w:rsidR="00BF00E5" w:rsidRPr="000B1F26" w:rsidRDefault="00BF00E5" w:rsidP="00BF00E5">
            <w:pPr>
              <w:spacing w:after="0" w:line="240" w:lineRule="auto"/>
              <w:rPr>
                <w:rFonts w:eastAsia="Times New Roman" w:cstheme="minorHAnsi"/>
                <w:color w:val="000000"/>
                <w:sz w:val="20"/>
                <w:szCs w:val="20"/>
              </w:rPr>
            </w:pPr>
          </w:p>
        </w:tc>
        <w:tc>
          <w:tcPr>
            <w:tcW w:w="1064" w:type="dxa"/>
            <w:tcBorders>
              <w:top w:val="nil"/>
              <w:left w:val="nil"/>
              <w:bottom w:val="nil"/>
              <w:right w:val="nil"/>
            </w:tcBorders>
            <w:shd w:val="clear" w:color="000000" w:fill="FFFFFF"/>
            <w:noWrap/>
          </w:tcPr>
          <w:p w14:paraId="2CB0B4E7" w14:textId="187104BE" w:rsidR="00BF00E5" w:rsidRPr="000B1F26" w:rsidRDefault="00BF00E5" w:rsidP="00BF00E5">
            <w:pPr>
              <w:spacing w:after="0" w:line="240" w:lineRule="auto"/>
              <w:rPr>
                <w:rFonts w:eastAsia="Times New Roman" w:cstheme="minorHAnsi"/>
                <w:color w:val="000000"/>
                <w:sz w:val="20"/>
                <w:szCs w:val="20"/>
              </w:rPr>
            </w:pPr>
            <w:r w:rsidRPr="00BF00E5">
              <w:rPr>
                <w:rFonts w:eastAsia="Times New Roman" w:cstheme="minorHAnsi"/>
                <w:color w:val="000000"/>
                <w:sz w:val="20"/>
                <w:szCs w:val="20"/>
              </w:rPr>
              <w:t>(6.25)</w:t>
            </w:r>
          </w:p>
        </w:tc>
        <w:tc>
          <w:tcPr>
            <w:tcW w:w="1008" w:type="dxa"/>
            <w:tcBorders>
              <w:top w:val="nil"/>
              <w:left w:val="nil"/>
              <w:bottom w:val="nil"/>
              <w:right w:val="nil"/>
            </w:tcBorders>
            <w:shd w:val="clear" w:color="000000" w:fill="FFFFFF"/>
            <w:noWrap/>
          </w:tcPr>
          <w:p w14:paraId="1218DB50" w14:textId="42CFAF8F" w:rsidR="00BF00E5" w:rsidRPr="000B1F26" w:rsidRDefault="00BF00E5" w:rsidP="00BF00E5">
            <w:pPr>
              <w:spacing w:after="0" w:line="240" w:lineRule="auto"/>
              <w:rPr>
                <w:rFonts w:eastAsia="Times New Roman" w:cstheme="minorHAnsi"/>
                <w:color w:val="000000"/>
                <w:sz w:val="20"/>
                <w:szCs w:val="20"/>
              </w:rPr>
            </w:pPr>
            <w:r w:rsidRPr="00BF00E5">
              <w:rPr>
                <w:rFonts w:eastAsia="Times New Roman" w:cstheme="minorHAnsi"/>
                <w:color w:val="000000"/>
                <w:sz w:val="20"/>
                <w:szCs w:val="20"/>
              </w:rPr>
              <w:t>(2.73)</w:t>
            </w:r>
          </w:p>
        </w:tc>
        <w:tc>
          <w:tcPr>
            <w:tcW w:w="1001" w:type="dxa"/>
            <w:tcBorders>
              <w:top w:val="nil"/>
              <w:left w:val="nil"/>
              <w:bottom w:val="nil"/>
              <w:right w:val="nil"/>
            </w:tcBorders>
            <w:shd w:val="clear" w:color="000000" w:fill="FFFFFF"/>
            <w:noWrap/>
          </w:tcPr>
          <w:p w14:paraId="5EA233EC" w14:textId="348EE62E" w:rsidR="00BF00E5" w:rsidRPr="000B1F26" w:rsidRDefault="00BF00E5" w:rsidP="00BF00E5">
            <w:pPr>
              <w:spacing w:after="0" w:line="240" w:lineRule="auto"/>
              <w:rPr>
                <w:rFonts w:eastAsia="Times New Roman" w:cstheme="minorHAnsi"/>
                <w:color w:val="000000"/>
                <w:sz w:val="20"/>
                <w:szCs w:val="20"/>
              </w:rPr>
            </w:pPr>
            <w:r w:rsidRPr="00BF00E5">
              <w:rPr>
                <w:rFonts w:eastAsia="Times New Roman" w:cstheme="minorHAnsi"/>
                <w:color w:val="000000"/>
                <w:sz w:val="20"/>
                <w:szCs w:val="20"/>
              </w:rPr>
              <w:t>(0.75)</w:t>
            </w:r>
            <w:commentRangeEnd w:id="388"/>
            <w:r w:rsidR="007657EA">
              <w:rPr>
                <w:rStyle w:val="CommentReference"/>
              </w:rPr>
              <w:commentReference w:id="388"/>
            </w:r>
          </w:p>
        </w:tc>
        <w:tc>
          <w:tcPr>
            <w:tcW w:w="1025" w:type="dxa"/>
            <w:tcBorders>
              <w:top w:val="nil"/>
              <w:left w:val="nil"/>
              <w:bottom w:val="nil"/>
              <w:right w:val="nil"/>
            </w:tcBorders>
            <w:shd w:val="clear" w:color="000000" w:fill="FFFFFF"/>
            <w:noWrap/>
            <w:vAlign w:val="bottom"/>
          </w:tcPr>
          <w:p w14:paraId="0FAED6DA" w14:textId="77777777" w:rsidR="00BF00E5" w:rsidRPr="000B1F26" w:rsidRDefault="00BF00E5" w:rsidP="00BF00E5">
            <w:pPr>
              <w:spacing w:after="0" w:line="240" w:lineRule="auto"/>
              <w:rPr>
                <w:rFonts w:eastAsia="Times New Roman" w:cstheme="minorHAnsi"/>
                <w:color w:val="000000"/>
                <w:sz w:val="20"/>
                <w:szCs w:val="20"/>
              </w:rPr>
            </w:pPr>
          </w:p>
        </w:tc>
      </w:tr>
      <w:tr w:rsidR="002A3B94" w:rsidRPr="000B1F26" w14:paraId="54A69DD9" w14:textId="77777777" w:rsidTr="007C4B87">
        <w:trPr>
          <w:trHeight w:val="290"/>
        </w:trPr>
        <w:tc>
          <w:tcPr>
            <w:tcW w:w="4007" w:type="dxa"/>
            <w:gridSpan w:val="2"/>
            <w:tcBorders>
              <w:top w:val="nil"/>
              <w:left w:val="nil"/>
              <w:bottom w:val="nil"/>
              <w:right w:val="nil"/>
            </w:tcBorders>
            <w:shd w:val="clear" w:color="000000" w:fill="FFFFFF"/>
            <w:noWrap/>
            <w:vAlign w:val="bottom"/>
          </w:tcPr>
          <w:p w14:paraId="15FB50D7" w14:textId="77777777" w:rsidR="002A3B94" w:rsidRPr="000B1F26" w:rsidRDefault="002A3B94" w:rsidP="00BA52A2">
            <w:pPr>
              <w:spacing w:after="0" w:line="240" w:lineRule="auto"/>
              <w:rPr>
                <w:rFonts w:eastAsia="Times New Roman" w:cstheme="minorHAnsi"/>
                <w:color w:val="000000"/>
                <w:sz w:val="20"/>
                <w:szCs w:val="20"/>
              </w:rPr>
            </w:pPr>
          </w:p>
        </w:tc>
        <w:tc>
          <w:tcPr>
            <w:tcW w:w="1025" w:type="dxa"/>
            <w:tcBorders>
              <w:top w:val="nil"/>
              <w:left w:val="nil"/>
              <w:bottom w:val="nil"/>
              <w:right w:val="nil"/>
            </w:tcBorders>
            <w:shd w:val="clear" w:color="000000" w:fill="FFFFFF"/>
            <w:noWrap/>
            <w:vAlign w:val="bottom"/>
          </w:tcPr>
          <w:p w14:paraId="655914D5" w14:textId="77777777" w:rsidR="002A3B94" w:rsidRPr="000B1F26" w:rsidRDefault="002A3B94" w:rsidP="00BA52A2">
            <w:pPr>
              <w:spacing w:after="0" w:line="240" w:lineRule="auto"/>
              <w:rPr>
                <w:rFonts w:eastAsia="Times New Roman" w:cstheme="minorHAnsi"/>
                <w:color w:val="000000"/>
                <w:sz w:val="20"/>
                <w:szCs w:val="20"/>
              </w:rPr>
            </w:pPr>
          </w:p>
        </w:tc>
        <w:tc>
          <w:tcPr>
            <w:tcW w:w="950" w:type="dxa"/>
            <w:tcBorders>
              <w:top w:val="nil"/>
              <w:left w:val="nil"/>
              <w:bottom w:val="nil"/>
              <w:right w:val="nil"/>
            </w:tcBorders>
            <w:shd w:val="clear" w:color="000000" w:fill="FFFFFF"/>
            <w:noWrap/>
            <w:vAlign w:val="bottom"/>
          </w:tcPr>
          <w:p w14:paraId="25810938" w14:textId="77777777" w:rsidR="002A3B94" w:rsidRPr="000B1F26" w:rsidRDefault="002A3B94" w:rsidP="00BA52A2">
            <w:pPr>
              <w:spacing w:after="0" w:line="240" w:lineRule="auto"/>
              <w:rPr>
                <w:rFonts w:eastAsia="Times New Roman" w:cstheme="minorHAnsi"/>
                <w:color w:val="000000"/>
                <w:sz w:val="20"/>
                <w:szCs w:val="20"/>
              </w:rPr>
            </w:pPr>
          </w:p>
        </w:tc>
        <w:tc>
          <w:tcPr>
            <w:tcW w:w="1064" w:type="dxa"/>
            <w:tcBorders>
              <w:top w:val="nil"/>
              <w:left w:val="nil"/>
              <w:bottom w:val="nil"/>
              <w:right w:val="nil"/>
            </w:tcBorders>
            <w:shd w:val="clear" w:color="000000" w:fill="FFFFFF"/>
            <w:noWrap/>
            <w:vAlign w:val="bottom"/>
          </w:tcPr>
          <w:p w14:paraId="624B7B04" w14:textId="77777777" w:rsidR="002A3B94" w:rsidRPr="000B1F26" w:rsidRDefault="002A3B94" w:rsidP="00BA52A2">
            <w:pPr>
              <w:spacing w:after="0" w:line="240" w:lineRule="auto"/>
              <w:rPr>
                <w:rFonts w:eastAsia="Times New Roman" w:cstheme="minorHAnsi"/>
                <w:color w:val="000000"/>
                <w:sz w:val="20"/>
                <w:szCs w:val="20"/>
              </w:rPr>
            </w:pPr>
          </w:p>
        </w:tc>
        <w:tc>
          <w:tcPr>
            <w:tcW w:w="1008" w:type="dxa"/>
            <w:tcBorders>
              <w:top w:val="nil"/>
              <w:left w:val="nil"/>
              <w:bottom w:val="nil"/>
              <w:right w:val="nil"/>
            </w:tcBorders>
            <w:shd w:val="clear" w:color="000000" w:fill="FFFFFF"/>
            <w:noWrap/>
            <w:vAlign w:val="bottom"/>
          </w:tcPr>
          <w:p w14:paraId="04BB21D9" w14:textId="77777777" w:rsidR="002A3B94" w:rsidRPr="000B1F26" w:rsidRDefault="002A3B94" w:rsidP="00BA52A2">
            <w:pPr>
              <w:spacing w:after="0" w:line="240" w:lineRule="auto"/>
              <w:rPr>
                <w:rFonts w:eastAsia="Times New Roman" w:cstheme="minorHAnsi"/>
                <w:color w:val="000000"/>
                <w:sz w:val="20"/>
                <w:szCs w:val="20"/>
              </w:rPr>
            </w:pPr>
          </w:p>
        </w:tc>
        <w:tc>
          <w:tcPr>
            <w:tcW w:w="1001" w:type="dxa"/>
            <w:tcBorders>
              <w:top w:val="nil"/>
              <w:left w:val="nil"/>
              <w:bottom w:val="nil"/>
              <w:right w:val="nil"/>
            </w:tcBorders>
            <w:shd w:val="clear" w:color="000000" w:fill="FFFFFF"/>
            <w:noWrap/>
            <w:vAlign w:val="bottom"/>
          </w:tcPr>
          <w:p w14:paraId="1A0E29B2" w14:textId="77777777" w:rsidR="002A3B94" w:rsidRPr="000B1F26" w:rsidRDefault="002A3B94" w:rsidP="00BA52A2">
            <w:pPr>
              <w:spacing w:after="0" w:line="240" w:lineRule="auto"/>
              <w:rPr>
                <w:rFonts w:eastAsia="Times New Roman" w:cstheme="minorHAnsi"/>
                <w:color w:val="000000"/>
                <w:sz w:val="20"/>
                <w:szCs w:val="20"/>
              </w:rPr>
            </w:pPr>
          </w:p>
        </w:tc>
        <w:tc>
          <w:tcPr>
            <w:tcW w:w="1025" w:type="dxa"/>
            <w:tcBorders>
              <w:top w:val="nil"/>
              <w:left w:val="nil"/>
              <w:bottom w:val="nil"/>
              <w:right w:val="nil"/>
            </w:tcBorders>
            <w:shd w:val="clear" w:color="000000" w:fill="FFFFFF"/>
            <w:noWrap/>
            <w:vAlign w:val="bottom"/>
          </w:tcPr>
          <w:p w14:paraId="2C625D6B" w14:textId="77777777" w:rsidR="002A3B94" w:rsidRPr="00BA52A2" w:rsidRDefault="002A3B94" w:rsidP="00BA52A2">
            <w:pPr>
              <w:spacing w:after="0" w:line="240" w:lineRule="auto"/>
              <w:rPr>
                <w:rFonts w:ascii="Calibri" w:hAnsi="Calibri" w:cs="Calibri"/>
                <w:color w:val="000000"/>
                <w:sz w:val="20"/>
                <w:szCs w:val="20"/>
              </w:rPr>
            </w:pPr>
          </w:p>
        </w:tc>
      </w:tr>
      <w:tr w:rsidR="00BA52A2" w:rsidRPr="000B1F26" w14:paraId="4EBF219B" w14:textId="77777777" w:rsidTr="007C4B87">
        <w:trPr>
          <w:trHeight w:val="290"/>
        </w:trPr>
        <w:tc>
          <w:tcPr>
            <w:tcW w:w="4007" w:type="dxa"/>
            <w:gridSpan w:val="2"/>
            <w:tcBorders>
              <w:top w:val="nil"/>
              <w:left w:val="nil"/>
              <w:bottom w:val="nil"/>
              <w:right w:val="nil"/>
            </w:tcBorders>
            <w:shd w:val="clear" w:color="000000" w:fill="FFFFFF"/>
            <w:noWrap/>
            <w:vAlign w:val="bottom"/>
            <w:hideMark/>
          </w:tcPr>
          <w:p w14:paraId="17F1E17A" w14:textId="2E38EAF2"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Net revenues from int. travel</w:t>
            </w:r>
          </w:p>
        </w:tc>
        <w:tc>
          <w:tcPr>
            <w:tcW w:w="1025" w:type="dxa"/>
            <w:tcBorders>
              <w:top w:val="nil"/>
              <w:left w:val="nil"/>
              <w:bottom w:val="nil"/>
              <w:right w:val="nil"/>
            </w:tcBorders>
            <w:shd w:val="clear" w:color="000000" w:fill="FFFFFF"/>
            <w:noWrap/>
            <w:vAlign w:val="bottom"/>
            <w:hideMark/>
          </w:tcPr>
          <w:p w14:paraId="3563BF51"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950" w:type="dxa"/>
            <w:tcBorders>
              <w:top w:val="nil"/>
              <w:left w:val="nil"/>
              <w:bottom w:val="nil"/>
              <w:right w:val="nil"/>
            </w:tcBorders>
            <w:shd w:val="clear" w:color="000000" w:fill="FFFFFF"/>
            <w:noWrap/>
            <w:vAlign w:val="bottom"/>
            <w:hideMark/>
          </w:tcPr>
          <w:p w14:paraId="4EAF5087"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36B13D89"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08" w:type="dxa"/>
            <w:tcBorders>
              <w:top w:val="nil"/>
              <w:left w:val="nil"/>
              <w:bottom w:val="nil"/>
              <w:right w:val="nil"/>
            </w:tcBorders>
            <w:shd w:val="clear" w:color="000000" w:fill="FFFFFF"/>
            <w:noWrap/>
            <w:vAlign w:val="bottom"/>
            <w:hideMark/>
          </w:tcPr>
          <w:p w14:paraId="4892793A"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01" w:type="dxa"/>
            <w:tcBorders>
              <w:top w:val="nil"/>
              <w:left w:val="nil"/>
              <w:bottom w:val="nil"/>
              <w:right w:val="nil"/>
            </w:tcBorders>
            <w:shd w:val="clear" w:color="000000" w:fill="FFFFFF"/>
            <w:noWrap/>
            <w:vAlign w:val="bottom"/>
            <w:hideMark/>
          </w:tcPr>
          <w:p w14:paraId="36417259"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25" w:type="dxa"/>
            <w:tcBorders>
              <w:top w:val="nil"/>
              <w:left w:val="nil"/>
              <w:bottom w:val="nil"/>
              <w:right w:val="nil"/>
            </w:tcBorders>
            <w:shd w:val="clear" w:color="000000" w:fill="FFFFFF"/>
            <w:noWrap/>
            <w:vAlign w:val="bottom"/>
            <w:hideMark/>
          </w:tcPr>
          <w:p w14:paraId="07CC96BA" w14:textId="271D0B2A" w:rsidR="00BA52A2" w:rsidRPr="00BA52A2" w:rsidRDefault="00BA52A2" w:rsidP="00BA52A2">
            <w:pPr>
              <w:spacing w:after="0" w:line="240" w:lineRule="auto"/>
              <w:rPr>
                <w:rFonts w:eastAsia="Times New Roman" w:cstheme="minorHAnsi"/>
                <w:color w:val="000000"/>
                <w:sz w:val="20"/>
                <w:szCs w:val="20"/>
              </w:rPr>
            </w:pPr>
            <w:r w:rsidRPr="00BA52A2">
              <w:rPr>
                <w:rFonts w:ascii="Calibri" w:hAnsi="Calibri" w:cs="Calibri"/>
                <w:color w:val="000000"/>
                <w:sz w:val="20"/>
                <w:szCs w:val="20"/>
              </w:rPr>
              <w:t>-0.23***</w:t>
            </w:r>
          </w:p>
        </w:tc>
      </w:tr>
      <w:tr w:rsidR="00BA52A2" w:rsidRPr="000B1F26" w14:paraId="38CC4C9A" w14:textId="77777777" w:rsidTr="00BA52A2">
        <w:trPr>
          <w:trHeight w:val="290"/>
        </w:trPr>
        <w:tc>
          <w:tcPr>
            <w:tcW w:w="2943" w:type="dxa"/>
            <w:tcBorders>
              <w:top w:val="nil"/>
              <w:left w:val="nil"/>
              <w:bottom w:val="nil"/>
              <w:right w:val="nil"/>
            </w:tcBorders>
            <w:shd w:val="clear" w:color="000000" w:fill="FFFFFF"/>
            <w:noWrap/>
            <w:vAlign w:val="bottom"/>
            <w:hideMark/>
          </w:tcPr>
          <w:p w14:paraId="15790E74" w14:textId="589A2393"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pct of GDP, 2015-19</w:t>
            </w:r>
          </w:p>
        </w:tc>
        <w:tc>
          <w:tcPr>
            <w:tcW w:w="1064" w:type="dxa"/>
            <w:tcBorders>
              <w:top w:val="nil"/>
              <w:left w:val="nil"/>
              <w:bottom w:val="nil"/>
              <w:right w:val="nil"/>
            </w:tcBorders>
            <w:shd w:val="clear" w:color="000000" w:fill="FFFFFF"/>
            <w:noWrap/>
            <w:vAlign w:val="bottom"/>
            <w:hideMark/>
          </w:tcPr>
          <w:p w14:paraId="602C3521"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25" w:type="dxa"/>
            <w:tcBorders>
              <w:top w:val="nil"/>
              <w:left w:val="nil"/>
              <w:bottom w:val="nil"/>
              <w:right w:val="nil"/>
            </w:tcBorders>
            <w:shd w:val="clear" w:color="000000" w:fill="FFFFFF"/>
            <w:noWrap/>
            <w:vAlign w:val="bottom"/>
            <w:hideMark/>
          </w:tcPr>
          <w:p w14:paraId="1AFF2DA6"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950" w:type="dxa"/>
            <w:tcBorders>
              <w:top w:val="nil"/>
              <w:left w:val="nil"/>
              <w:bottom w:val="nil"/>
              <w:right w:val="nil"/>
            </w:tcBorders>
            <w:shd w:val="clear" w:color="000000" w:fill="FFFFFF"/>
            <w:noWrap/>
            <w:vAlign w:val="bottom"/>
            <w:hideMark/>
          </w:tcPr>
          <w:p w14:paraId="4A86FA0B"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37334F70"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08" w:type="dxa"/>
            <w:tcBorders>
              <w:top w:val="nil"/>
              <w:left w:val="nil"/>
              <w:bottom w:val="nil"/>
              <w:right w:val="nil"/>
            </w:tcBorders>
            <w:shd w:val="clear" w:color="000000" w:fill="FFFFFF"/>
            <w:noWrap/>
            <w:vAlign w:val="bottom"/>
          </w:tcPr>
          <w:p w14:paraId="467B548D" w14:textId="4E71B38E" w:rsidR="00BA52A2" w:rsidRPr="000B1F26" w:rsidRDefault="00BA52A2" w:rsidP="00BA52A2">
            <w:pPr>
              <w:spacing w:after="0" w:line="240" w:lineRule="auto"/>
              <w:rPr>
                <w:rFonts w:eastAsia="Times New Roman" w:cstheme="minorHAnsi"/>
                <w:color w:val="000000"/>
                <w:sz w:val="20"/>
                <w:szCs w:val="20"/>
              </w:rPr>
            </w:pPr>
          </w:p>
        </w:tc>
        <w:tc>
          <w:tcPr>
            <w:tcW w:w="1001" w:type="dxa"/>
            <w:tcBorders>
              <w:top w:val="nil"/>
              <w:left w:val="nil"/>
              <w:bottom w:val="nil"/>
              <w:right w:val="nil"/>
            </w:tcBorders>
            <w:shd w:val="clear" w:color="000000" w:fill="FFFFFF"/>
            <w:noWrap/>
            <w:vAlign w:val="bottom"/>
          </w:tcPr>
          <w:p w14:paraId="04678F66" w14:textId="51EB643F" w:rsidR="00BA52A2" w:rsidRPr="000B1F26" w:rsidRDefault="00BA52A2" w:rsidP="00BA52A2">
            <w:pPr>
              <w:spacing w:after="0" w:line="240" w:lineRule="auto"/>
              <w:rPr>
                <w:rFonts w:eastAsia="Times New Roman" w:cstheme="minorHAnsi"/>
                <w:color w:val="000000"/>
                <w:sz w:val="20"/>
                <w:szCs w:val="20"/>
              </w:rPr>
            </w:pPr>
          </w:p>
        </w:tc>
        <w:tc>
          <w:tcPr>
            <w:tcW w:w="1025" w:type="dxa"/>
            <w:tcBorders>
              <w:top w:val="nil"/>
              <w:left w:val="nil"/>
              <w:bottom w:val="nil"/>
              <w:right w:val="nil"/>
            </w:tcBorders>
            <w:shd w:val="clear" w:color="000000" w:fill="FFFFFF"/>
            <w:noWrap/>
            <w:vAlign w:val="bottom"/>
            <w:hideMark/>
          </w:tcPr>
          <w:p w14:paraId="13F4FE4B" w14:textId="6AB7326D" w:rsidR="00BA52A2" w:rsidRPr="00BA52A2" w:rsidRDefault="00BA52A2" w:rsidP="00BA52A2">
            <w:pPr>
              <w:spacing w:after="0" w:line="240" w:lineRule="auto"/>
              <w:rPr>
                <w:rFonts w:eastAsia="Times New Roman" w:cstheme="minorHAnsi"/>
                <w:color w:val="000000"/>
                <w:sz w:val="20"/>
                <w:szCs w:val="20"/>
              </w:rPr>
            </w:pPr>
            <w:r w:rsidRPr="00BA52A2">
              <w:rPr>
                <w:rFonts w:ascii="Calibri" w:hAnsi="Calibri" w:cs="Calibri"/>
                <w:color w:val="000000"/>
                <w:sz w:val="20"/>
                <w:szCs w:val="20"/>
              </w:rPr>
              <w:t>(3.77)</w:t>
            </w:r>
          </w:p>
        </w:tc>
      </w:tr>
      <w:tr w:rsidR="00BA52A2" w:rsidRPr="000B1F26" w14:paraId="26BB1FD4" w14:textId="77777777" w:rsidTr="007C4B87">
        <w:trPr>
          <w:trHeight w:val="290"/>
        </w:trPr>
        <w:tc>
          <w:tcPr>
            <w:tcW w:w="2943" w:type="dxa"/>
            <w:tcBorders>
              <w:top w:val="nil"/>
              <w:left w:val="nil"/>
              <w:bottom w:val="nil"/>
              <w:right w:val="nil"/>
            </w:tcBorders>
            <w:shd w:val="clear" w:color="000000" w:fill="FFFFFF"/>
            <w:noWrap/>
            <w:vAlign w:val="bottom"/>
            <w:hideMark/>
          </w:tcPr>
          <w:p w14:paraId="10A3831E"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6BE9E133"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25" w:type="dxa"/>
            <w:tcBorders>
              <w:top w:val="nil"/>
              <w:left w:val="nil"/>
              <w:bottom w:val="nil"/>
              <w:right w:val="nil"/>
            </w:tcBorders>
            <w:shd w:val="clear" w:color="000000" w:fill="FFFFFF"/>
            <w:noWrap/>
            <w:vAlign w:val="bottom"/>
            <w:hideMark/>
          </w:tcPr>
          <w:p w14:paraId="0671506D"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950" w:type="dxa"/>
            <w:tcBorders>
              <w:top w:val="nil"/>
              <w:left w:val="nil"/>
              <w:bottom w:val="nil"/>
              <w:right w:val="nil"/>
            </w:tcBorders>
            <w:shd w:val="clear" w:color="000000" w:fill="FFFFFF"/>
            <w:noWrap/>
            <w:vAlign w:val="bottom"/>
            <w:hideMark/>
          </w:tcPr>
          <w:p w14:paraId="4427127B"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29FCCAF5"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08" w:type="dxa"/>
            <w:tcBorders>
              <w:top w:val="nil"/>
              <w:left w:val="nil"/>
              <w:bottom w:val="nil"/>
              <w:right w:val="nil"/>
            </w:tcBorders>
            <w:shd w:val="clear" w:color="000000" w:fill="FFFFFF"/>
            <w:noWrap/>
            <w:vAlign w:val="bottom"/>
            <w:hideMark/>
          </w:tcPr>
          <w:p w14:paraId="6202DD69"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01" w:type="dxa"/>
            <w:tcBorders>
              <w:top w:val="nil"/>
              <w:left w:val="nil"/>
              <w:bottom w:val="nil"/>
              <w:right w:val="nil"/>
            </w:tcBorders>
            <w:shd w:val="clear" w:color="000000" w:fill="FFFFFF"/>
            <w:noWrap/>
            <w:vAlign w:val="bottom"/>
            <w:hideMark/>
          </w:tcPr>
          <w:p w14:paraId="22F4FF21"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25" w:type="dxa"/>
            <w:tcBorders>
              <w:top w:val="nil"/>
              <w:left w:val="nil"/>
              <w:bottom w:val="nil"/>
              <w:right w:val="nil"/>
            </w:tcBorders>
            <w:shd w:val="clear" w:color="000000" w:fill="FFFFFF"/>
            <w:noWrap/>
            <w:vAlign w:val="bottom"/>
            <w:hideMark/>
          </w:tcPr>
          <w:p w14:paraId="2BEC63BD"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r>
      <w:tr w:rsidR="00BA52A2" w:rsidRPr="000B1F26" w14:paraId="7CD4EFB5" w14:textId="77777777" w:rsidTr="007C4B87">
        <w:trPr>
          <w:trHeight w:val="290"/>
        </w:trPr>
        <w:tc>
          <w:tcPr>
            <w:tcW w:w="2943" w:type="dxa"/>
            <w:tcBorders>
              <w:top w:val="nil"/>
              <w:left w:val="nil"/>
              <w:bottom w:val="nil"/>
              <w:right w:val="nil"/>
            </w:tcBorders>
            <w:shd w:val="clear" w:color="000000" w:fill="FFFFFF"/>
            <w:noWrap/>
            <w:vAlign w:val="bottom"/>
            <w:hideMark/>
          </w:tcPr>
          <w:p w14:paraId="73C0DD82"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Constant</w:t>
            </w:r>
          </w:p>
        </w:tc>
        <w:tc>
          <w:tcPr>
            <w:tcW w:w="1064" w:type="dxa"/>
            <w:tcBorders>
              <w:top w:val="nil"/>
              <w:left w:val="nil"/>
              <w:bottom w:val="nil"/>
              <w:right w:val="nil"/>
            </w:tcBorders>
            <w:shd w:val="clear" w:color="000000" w:fill="FFFFFF"/>
            <w:noWrap/>
            <w:vAlign w:val="bottom"/>
            <w:hideMark/>
          </w:tcPr>
          <w:p w14:paraId="48FEA7BB" w14:textId="68F48A73"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-8.30**</w:t>
            </w:r>
          </w:p>
        </w:tc>
        <w:tc>
          <w:tcPr>
            <w:tcW w:w="1025" w:type="dxa"/>
            <w:tcBorders>
              <w:top w:val="nil"/>
              <w:left w:val="nil"/>
              <w:bottom w:val="nil"/>
              <w:right w:val="nil"/>
            </w:tcBorders>
            <w:shd w:val="clear" w:color="000000" w:fill="FFFFFF"/>
            <w:noWrap/>
            <w:vAlign w:val="bottom"/>
            <w:hideMark/>
          </w:tcPr>
          <w:p w14:paraId="6C75932A" w14:textId="54D8D125"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-32.5***</w:t>
            </w:r>
          </w:p>
        </w:tc>
        <w:tc>
          <w:tcPr>
            <w:tcW w:w="950" w:type="dxa"/>
            <w:tcBorders>
              <w:top w:val="nil"/>
              <w:left w:val="nil"/>
              <w:bottom w:val="nil"/>
              <w:right w:val="nil"/>
            </w:tcBorders>
            <w:shd w:val="clear" w:color="000000" w:fill="FFFFFF"/>
            <w:noWrap/>
            <w:vAlign w:val="bottom"/>
            <w:hideMark/>
          </w:tcPr>
          <w:p w14:paraId="759B911D" w14:textId="4E9D5FAD"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-2.42</w:t>
            </w:r>
          </w:p>
        </w:tc>
        <w:tc>
          <w:tcPr>
            <w:tcW w:w="1064" w:type="dxa"/>
            <w:tcBorders>
              <w:top w:val="nil"/>
              <w:left w:val="nil"/>
              <w:bottom w:val="nil"/>
              <w:right w:val="nil"/>
            </w:tcBorders>
            <w:shd w:val="clear" w:color="000000" w:fill="FFFFFF"/>
            <w:noWrap/>
            <w:vAlign w:val="bottom"/>
            <w:hideMark/>
          </w:tcPr>
          <w:p w14:paraId="6C1B043D" w14:textId="050B82D4"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-7.69*</w:t>
            </w:r>
          </w:p>
        </w:tc>
        <w:tc>
          <w:tcPr>
            <w:tcW w:w="1008" w:type="dxa"/>
            <w:tcBorders>
              <w:top w:val="nil"/>
              <w:left w:val="nil"/>
              <w:bottom w:val="nil"/>
              <w:right w:val="nil"/>
            </w:tcBorders>
            <w:shd w:val="clear" w:color="000000" w:fill="FFFFFF"/>
            <w:noWrap/>
            <w:vAlign w:val="bottom"/>
            <w:hideMark/>
          </w:tcPr>
          <w:p w14:paraId="637E77FE" w14:textId="04881B11"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-7.1*</w:t>
            </w:r>
          </w:p>
        </w:tc>
        <w:tc>
          <w:tcPr>
            <w:tcW w:w="1001" w:type="dxa"/>
            <w:tcBorders>
              <w:top w:val="nil"/>
              <w:left w:val="nil"/>
              <w:bottom w:val="nil"/>
              <w:right w:val="nil"/>
            </w:tcBorders>
            <w:shd w:val="clear" w:color="000000" w:fill="FFFFFF"/>
            <w:noWrap/>
            <w:vAlign w:val="bottom"/>
            <w:hideMark/>
          </w:tcPr>
          <w:p w14:paraId="05CE3168" w14:textId="607769A0"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-8.9**</w:t>
            </w:r>
          </w:p>
        </w:tc>
        <w:tc>
          <w:tcPr>
            <w:tcW w:w="1025" w:type="dxa"/>
            <w:tcBorders>
              <w:top w:val="nil"/>
              <w:left w:val="nil"/>
              <w:bottom w:val="nil"/>
              <w:right w:val="nil"/>
            </w:tcBorders>
            <w:shd w:val="clear" w:color="000000" w:fill="FFFFFF"/>
            <w:noWrap/>
            <w:vAlign w:val="bottom"/>
            <w:hideMark/>
          </w:tcPr>
          <w:p w14:paraId="524A05FF" w14:textId="2FF0C1F3"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-13.1***</w:t>
            </w:r>
          </w:p>
        </w:tc>
      </w:tr>
      <w:tr w:rsidR="00BA52A2" w:rsidRPr="000B1F26" w14:paraId="3235C5CB" w14:textId="77777777" w:rsidTr="007C4B87">
        <w:trPr>
          <w:trHeight w:val="290"/>
        </w:trPr>
        <w:tc>
          <w:tcPr>
            <w:tcW w:w="2943" w:type="dxa"/>
            <w:tcBorders>
              <w:top w:val="nil"/>
              <w:left w:val="nil"/>
              <w:bottom w:val="nil"/>
              <w:right w:val="nil"/>
            </w:tcBorders>
            <w:shd w:val="clear" w:color="000000" w:fill="FFFFFF"/>
            <w:noWrap/>
            <w:vAlign w:val="bottom"/>
            <w:hideMark/>
          </w:tcPr>
          <w:p w14:paraId="0FFCFE6C"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77B93EE3" w14:textId="2CF8548E"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(2.10)</w:t>
            </w:r>
          </w:p>
        </w:tc>
        <w:tc>
          <w:tcPr>
            <w:tcW w:w="1025" w:type="dxa"/>
            <w:tcBorders>
              <w:top w:val="nil"/>
              <w:left w:val="nil"/>
              <w:bottom w:val="nil"/>
              <w:right w:val="nil"/>
            </w:tcBorders>
            <w:shd w:val="clear" w:color="000000" w:fill="FFFFFF"/>
            <w:noWrap/>
            <w:vAlign w:val="bottom"/>
            <w:hideMark/>
          </w:tcPr>
          <w:p w14:paraId="18AE7983" w14:textId="5730A63C"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(4.80)</w:t>
            </w:r>
          </w:p>
        </w:tc>
        <w:tc>
          <w:tcPr>
            <w:tcW w:w="950" w:type="dxa"/>
            <w:tcBorders>
              <w:top w:val="nil"/>
              <w:left w:val="nil"/>
              <w:bottom w:val="nil"/>
              <w:right w:val="nil"/>
            </w:tcBorders>
            <w:shd w:val="clear" w:color="000000" w:fill="FFFFFF"/>
            <w:noWrap/>
            <w:vAlign w:val="bottom"/>
            <w:hideMark/>
          </w:tcPr>
          <w:p w14:paraId="7878518E" w14:textId="6D22C8D4"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(0.56)</w:t>
            </w:r>
          </w:p>
        </w:tc>
        <w:tc>
          <w:tcPr>
            <w:tcW w:w="1064" w:type="dxa"/>
            <w:tcBorders>
              <w:top w:val="nil"/>
              <w:left w:val="nil"/>
              <w:bottom w:val="nil"/>
              <w:right w:val="nil"/>
            </w:tcBorders>
            <w:shd w:val="clear" w:color="000000" w:fill="FFFFFF"/>
            <w:noWrap/>
            <w:vAlign w:val="bottom"/>
            <w:hideMark/>
          </w:tcPr>
          <w:p w14:paraId="3ADDB2EA" w14:textId="32F2FB7B"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(1.91)</w:t>
            </w:r>
          </w:p>
        </w:tc>
        <w:tc>
          <w:tcPr>
            <w:tcW w:w="1008" w:type="dxa"/>
            <w:tcBorders>
              <w:top w:val="nil"/>
              <w:left w:val="nil"/>
              <w:bottom w:val="nil"/>
              <w:right w:val="nil"/>
            </w:tcBorders>
            <w:shd w:val="clear" w:color="000000" w:fill="FFFFFF"/>
            <w:noWrap/>
            <w:vAlign w:val="bottom"/>
            <w:hideMark/>
          </w:tcPr>
          <w:p w14:paraId="66259E70" w14:textId="4313438D"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(1.82)</w:t>
            </w:r>
          </w:p>
        </w:tc>
        <w:tc>
          <w:tcPr>
            <w:tcW w:w="1001" w:type="dxa"/>
            <w:tcBorders>
              <w:top w:val="nil"/>
              <w:left w:val="nil"/>
              <w:bottom w:val="nil"/>
              <w:right w:val="nil"/>
            </w:tcBorders>
            <w:shd w:val="clear" w:color="000000" w:fill="FFFFFF"/>
            <w:noWrap/>
            <w:vAlign w:val="bottom"/>
            <w:hideMark/>
          </w:tcPr>
          <w:p w14:paraId="4C3C09F3" w14:textId="602EEDC5"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(2.43)</w:t>
            </w:r>
          </w:p>
        </w:tc>
        <w:tc>
          <w:tcPr>
            <w:tcW w:w="1025" w:type="dxa"/>
            <w:tcBorders>
              <w:top w:val="nil"/>
              <w:left w:val="nil"/>
              <w:bottom w:val="nil"/>
              <w:right w:val="nil"/>
            </w:tcBorders>
            <w:shd w:val="clear" w:color="000000" w:fill="FFFFFF"/>
            <w:noWrap/>
            <w:vAlign w:val="bottom"/>
            <w:hideMark/>
          </w:tcPr>
          <w:p w14:paraId="36569242" w14:textId="418892A6"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(3.31)</w:t>
            </w:r>
          </w:p>
        </w:tc>
      </w:tr>
      <w:tr w:rsidR="00BA52A2" w:rsidRPr="000B1F26" w14:paraId="23988751" w14:textId="77777777" w:rsidTr="007C4B87">
        <w:trPr>
          <w:trHeight w:val="290"/>
        </w:trPr>
        <w:tc>
          <w:tcPr>
            <w:tcW w:w="2943" w:type="dxa"/>
            <w:tcBorders>
              <w:top w:val="nil"/>
              <w:left w:val="nil"/>
              <w:bottom w:val="nil"/>
              <w:right w:val="nil"/>
            </w:tcBorders>
            <w:shd w:val="clear" w:color="000000" w:fill="FFFFFF"/>
            <w:noWrap/>
            <w:vAlign w:val="bottom"/>
            <w:hideMark/>
          </w:tcPr>
          <w:p w14:paraId="53F1D217"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 </w:t>
            </w:r>
          </w:p>
        </w:tc>
        <w:tc>
          <w:tcPr>
            <w:tcW w:w="1064" w:type="dxa"/>
            <w:tcBorders>
              <w:top w:val="nil"/>
              <w:left w:val="nil"/>
              <w:bottom w:val="nil"/>
              <w:right w:val="nil"/>
            </w:tcBorders>
            <w:shd w:val="clear" w:color="000000" w:fill="FFFFFF"/>
            <w:noWrap/>
            <w:vAlign w:val="bottom"/>
            <w:hideMark/>
          </w:tcPr>
          <w:p w14:paraId="7F1591EC" w14:textId="496FD9B4"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798BF534" w14:textId="0807AD07"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 </w:t>
            </w:r>
          </w:p>
        </w:tc>
        <w:tc>
          <w:tcPr>
            <w:tcW w:w="950" w:type="dxa"/>
            <w:tcBorders>
              <w:top w:val="nil"/>
              <w:left w:val="nil"/>
              <w:bottom w:val="nil"/>
              <w:right w:val="nil"/>
            </w:tcBorders>
            <w:shd w:val="clear" w:color="000000" w:fill="FFFFFF"/>
            <w:noWrap/>
            <w:vAlign w:val="bottom"/>
            <w:hideMark/>
          </w:tcPr>
          <w:p w14:paraId="094AD071" w14:textId="05660554"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 </w:t>
            </w:r>
          </w:p>
        </w:tc>
        <w:tc>
          <w:tcPr>
            <w:tcW w:w="1064" w:type="dxa"/>
            <w:tcBorders>
              <w:top w:val="nil"/>
              <w:left w:val="nil"/>
              <w:bottom w:val="nil"/>
              <w:right w:val="nil"/>
            </w:tcBorders>
            <w:shd w:val="clear" w:color="000000" w:fill="FFFFFF"/>
            <w:noWrap/>
            <w:vAlign w:val="bottom"/>
            <w:hideMark/>
          </w:tcPr>
          <w:p w14:paraId="162B3EF8" w14:textId="7E22F285"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 </w:t>
            </w:r>
          </w:p>
        </w:tc>
        <w:tc>
          <w:tcPr>
            <w:tcW w:w="1008" w:type="dxa"/>
            <w:tcBorders>
              <w:top w:val="nil"/>
              <w:left w:val="nil"/>
              <w:bottom w:val="nil"/>
              <w:right w:val="nil"/>
            </w:tcBorders>
            <w:shd w:val="clear" w:color="000000" w:fill="FFFFFF"/>
            <w:noWrap/>
            <w:vAlign w:val="bottom"/>
            <w:hideMark/>
          </w:tcPr>
          <w:p w14:paraId="141B6140" w14:textId="3C68A4CB"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 </w:t>
            </w:r>
          </w:p>
        </w:tc>
        <w:tc>
          <w:tcPr>
            <w:tcW w:w="1001" w:type="dxa"/>
            <w:tcBorders>
              <w:top w:val="nil"/>
              <w:left w:val="nil"/>
              <w:bottom w:val="nil"/>
              <w:right w:val="nil"/>
            </w:tcBorders>
            <w:shd w:val="clear" w:color="000000" w:fill="FFFFFF"/>
            <w:noWrap/>
            <w:vAlign w:val="bottom"/>
            <w:hideMark/>
          </w:tcPr>
          <w:p w14:paraId="796E8DB8" w14:textId="6F2B5A1F"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 </w:t>
            </w:r>
          </w:p>
        </w:tc>
        <w:tc>
          <w:tcPr>
            <w:tcW w:w="1025" w:type="dxa"/>
            <w:tcBorders>
              <w:top w:val="nil"/>
              <w:left w:val="nil"/>
              <w:bottom w:val="nil"/>
              <w:right w:val="nil"/>
            </w:tcBorders>
            <w:shd w:val="clear" w:color="000000" w:fill="FFFFFF"/>
            <w:noWrap/>
            <w:vAlign w:val="bottom"/>
            <w:hideMark/>
          </w:tcPr>
          <w:p w14:paraId="213FB1E6" w14:textId="7DE63464"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 </w:t>
            </w:r>
          </w:p>
        </w:tc>
      </w:tr>
      <w:tr w:rsidR="00BA52A2" w:rsidRPr="000B1F26" w14:paraId="2054A1A5" w14:textId="77777777" w:rsidTr="007C4B87">
        <w:trPr>
          <w:trHeight w:val="290"/>
        </w:trPr>
        <w:tc>
          <w:tcPr>
            <w:tcW w:w="2943" w:type="dxa"/>
            <w:tcBorders>
              <w:top w:val="nil"/>
              <w:left w:val="nil"/>
              <w:bottom w:val="nil"/>
              <w:right w:val="nil"/>
            </w:tcBorders>
            <w:shd w:val="clear" w:color="000000" w:fill="FFFFFF"/>
            <w:noWrap/>
            <w:vAlign w:val="bottom"/>
            <w:hideMark/>
          </w:tcPr>
          <w:p w14:paraId="2D8C0232" w14:textId="77777777" w:rsidR="00BA52A2" w:rsidRPr="000B1F26" w:rsidRDefault="00BA52A2" w:rsidP="00BA52A2">
            <w:pPr>
              <w:spacing w:after="0" w:line="240" w:lineRule="auto"/>
              <w:rPr>
                <w:rFonts w:eastAsia="Times New Roman" w:cstheme="minorHAnsi"/>
                <w:color w:val="000000"/>
                <w:sz w:val="20"/>
                <w:szCs w:val="20"/>
              </w:rPr>
            </w:pPr>
            <w:r w:rsidRPr="000B1F26">
              <w:rPr>
                <w:rFonts w:eastAsia="Times New Roman" w:cstheme="minorHAnsi"/>
                <w:color w:val="000000"/>
                <w:sz w:val="20"/>
                <w:szCs w:val="20"/>
              </w:rPr>
              <w:t>Observations</w:t>
            </w:r>
          </w:p>
        </w:tc>
        <w:tc>
          <w:tcPr>
            <w:tcW w:w="1064" w:type="dxa"/>
            <w:tcBorders>
              <w:top w:val="nil"/>
              <w:left w:val="nil"/>
              <w:bottom w:val="nil"/>
              <w:right w:val="nil"/>
            </w:tcBorders>
            <w:shd w:val="clear" w:color="000000" w:fill="FFFFFF"/>
            <w:noWrap/>
            <w:vAlign w:val="bottom"/>
            <w:hideMark/>
          </w:tcPr>
          <w:p w14:paraId="6F3D14D9" w14:textId="37DBFBE0"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147</w:t>
            </w:r>
          </w:p>
        </w:tc>
        <w:tc>
          <w:tcPr>
            <w:tcW w:w="1025" w:type="dxa"/>
            <w:tcBorders>
              <w:top w:val="nil"/>
              <w:left w:val="nil"/>
              <w:bottom w:val="nil"/>
              <w:right w:val="nil"/>
            </w:tcBorders>
            <w:shd w:val="clear" w:color="000000" w:fill="FFFFFF"/>
            <w:noWrap/>
            <w:vAlign w:val="bottom"/>
            <w:hideMark/>
          </w:tcPr>
          <w:p w14:paraId="1555BD20" w14:textId="66E6ACA5"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35</w:t>
            </w:r>
          </w:p>
        </w:tc>
        <w:tc>
          <w:tcPr>
            <w:tcW w:w="950" w:type="dxa"/>
            <w:tcBorders>
              <w:top w:val="nil"/>
              <w:left w:val="nil"/>
              <w:bottom w:val="nil"/>
              <w:right w:val="nil"/>
            </w:tcBorders>
            <w:shd w:val="clear" w:color="000000" w:fill="FFFFFF"/>
            <w:noWrap/>
            <w:vAlign w:val="bottom"/>
            <w:hideMark/>
          </w:tcPr>
          <w:p w14:paraId="15452482" w14:textId="786B9570"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112</w:t>
            </w:r>
          </w:p>
        </w:tc>
        <w:tc>
          <w:tcPr>
            <w:tcW w:w="1064" w:type="dxa"/>
            <w:tcBorders>
              <w:top w:val="nil"/>
              <w:left w:val="nil"/>
              <w:bottom w:val="nil"/>
              <w:right w:val="nil"/>
            </w:tcBorders>
            <w:shd w:val="clear" w:color="000000" w:fill="FFFFFF"/>
            <w:noWrap/>
            <w:vAlign w:val="bottom"/>
            <w:hideMark/>
          </w:tcPr>
          <w:p w14:paraId="18964554" w14:textId="01EAE707"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147</w:t>
            </w:r>
          </w:p>
        </w:tc>
        <w:tc>
          <w:tcPr>
            <w:tcW w:w="1008" w:type="dxa"/>
            <w:tcBorders>
              <w:top w:val="nil"/>
              <w:left w:val="nil"/>
              <w:bottom w:val="nil"/>
              <w:right w:val="nil"/>
            </w:tcBorders>
            <w:shd w:val="clear" w:color="000000" w:fill="FFFFFF"/>
            <w:noWrap/>
            <w:vAlign w:val="bottom"/>
            <w:hideMark/>
          </w:tcPr>
          <w:p w14:paraId="57EE6089" w14:textId="42CE363D"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136</w:t>
            </w:r>
          </w:p>
        </w:tc>
        <w:tc>
          <w:tcPr>
            <w:tcW w:w="1001" w:type="dxa"/>
            <w:tcBorders>
              <w:top w:val="nil"/>
              <w:left w:val="nil"/>
              <w:bottom w:val="nil"/>
              <w:right w:val="nil"/>
            </w:tcBorders>
            <w:shd w:val="clear" w:color="000000" w:fill="FFFFFF"/>
            <w:noWrap/>
            <w:vAlign w:val="bottom"/>
            <w:hideMark/>
          </w:tcPr>
          <w:p w14:paraId="6EFA4A5F" w14:textId="30428C28"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108</w:t>
            </w:r>
          </w:p>
        </w:tc>
        <w:tc>
          <w:tcPr>
            <w:tcW w:w="1025" w:type="dxa"/>
            <w:tcBorders>
              <w:top w:val="nil"/>
              <w:left w:val="nil"/>
              <w:bottom w:val="nil"/>
              <w:right w:val="nil"/>
            </w:tcBorders>
            <w:shd w:val="clear" w:color="000000" w:fill="FFFFFF"/>
            <w:noWrap/>
            <w:vAlign w:val="bottom"/>
            <w:hideMark/>
          </w:tcPr>
          <w:p w14:paraId="13042037" w14:textId="36C1F0A2"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155</w:t>
            </w:r>
          </w:p>
        </w:tc>
      </w:tr>
      <w:tr w:rsidR="00BA52A2" w:rsidRPr="000B1F26" w14:paraId="46E49FC6" w14:textId="77777777" w:rsidTr="007C4B87">
        <w:trPr>
          <w:trHeight w:val="290"/>
        </w:trPr>
        <w:tc>
          <w:tcPr>
            <w:tcW w:w="2943" w:type="dxa"/>
            <w:tcBorders>
              <w:top w:val="nil"/>
              <w:left w:val="nil"/>
              <w:bottom w:val="nil"/>
              <w:right w:val="nil"/>
            </w:tcBorders>
            <w:shd w:val="clear" w:color="000000" w:fill="FFFFFF"/>
            <w:noWrap/>
            <w:vAlign w:val="bottom"/>
            <w:hideMark/>
          </w:tcPr>
          <w:p w14:paraId="69C9EB3D" w14:textId="56CB027F" w:rsidR="00BA52A2" w:rsidRPr="000B1F26" w:rsidRDefault="00BA52A2" w:rsidP="00BA52A2">
            <w:pPr>
              <w:spacing w:after="0" w:line="240" w:lineRule="auto"/>
              <w:rPr>
                <w:rFonts w:eastAsia="Times New Roman" w:cstheme="minorHAnsi"/>
                <w:color w:val="000000"/>
                <w:sz w:val="20"/>
                <w:szCs w:val="20"/>
              </w:rPr>
            </w:pPr>
            <w:r w:rsidRPr="00AD48F1">
              <w:rPr>
                <w:rFonts w:eastAsia="Times New Roman" w:cs="Times New Roman"/>
                <w:color w:val="000000"/>
                <w:sz w:val="20"/>
                <w:szCs w:val="20"/>
              </w:rPr>
              <w:t>R</w:t>
            </w:r>
            <w:r>
              <w:rPr>
                <w:rFonts w:eastAsia="Times New Roman" w:cs="Times New Roman"/>
                <w:color w:val="000000"/>
                <w:sz w:val="20"/>
                <w:szCs w:val="20"/>
                <w:vertAlign w:val="superscript"/>
              </w:rPr>
              <w:t>2</w:t>
            </w:r>
          </w:p>
        </w:tc>
        <w:tc>
          <w:tcPr>
            <w:tcW w:w="1064" w:type="dxa"/>
            <w:tcBorders>
              <w:top w:val="nil"/>
              <w:left w:val="nil"/>
              <w:bottom w:val="nil"/>
              <w:right w:val="nil"/>
            </w:tcBorders>
            <w:shd w:val="clear" w:color="000000" w:fill="FFFFFF"/>
            <w:noWrap/>
            <w:vAlign w:val="bottom"/>
            <w:hideMark/>
          </w:tcPr>
          <w:p w14:paraId="02527B20" w14:textId="351EBBE4"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0.50</w:t>
            </w:r>
          </w:p>
        </w:tc>
        <w:tc>
          <w:tcPr>
            <w:tcW w:w="1025" w:type="dxa"/>
            <w:tcBorders>
              <w:top w:val="nil"/>
              <w:left w:val="nil"/>
              <w:bottom w:val="nil"/>
              <w:right w:val="nil"/>
            </w:tcBorders>
            <w:shd w:val="clear" w:color="000000" w:fill="FFFFFF"/>
            <w:noWrap/>
            <w:vAlign w:val="bottom"/>
            <w:hideMark/>
          </w:tcPr>
          <w:p w14:paraId="314A26AF" w14:textId="5D50D7D4"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0.79</w:t>
            </w:r>
          </w:p>
        </w:tc>
        <w:tc>
          <w:tcPr>
            <w:tcW w:w="950" w:type="dxa"/>
            <w:tcBorders>
              <w:top w:val="nil"/>
              <w:left w:val="nil"/>
              <w:bottom w:val="nil"/>
              <w:right w:val="nil"/>
            </w:tcBorders>
            <w:shd w:val="clear" w:color="000000" w:fill="FFFFFF"/>
            <w:noWrap/>
            <w:vAlign w:val="bottom"/>
            <w:hideMark/>
          </w:tcPr>
          <w:p w14:paraId="04BAD9ED" w14:textId="7A7D2504"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0.50</w:t>
            </w:r>
          </w:p>
        </w:tc>
        <w:tc>
          <w:tcPr>
            <w:tcW w:w="1064" w:type="dxa"/>
            <w:tcBorders>
              <w:top w:val="nil"/>
              <w:left w:val="nil"/>
              <w:bottom w:val="nil"/>
              <w:right w:val="nil"/>
            </w:tcBorders>
            <w:shd w:val="clear" w:color="000000" w:fill="FFFFFF"/>
            <w:noWrap/>
            <w:vAlign w:val="bottom"/>
            <w:hideMark/>
          </w:tcPr>
          <w:p w14:paraId="0F47151E" w14:textId="1C3510CA"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0.50</w:t>
            </w:r>
          </w:p>
        </w:tc>
        <w:tc>
          <w:tcPr>
            <w:tcW w:w="1008" w:type="dxa"/>
            <w:tcBorders>
              <w:top w:val="nil"/>
              <w:left w:val="nil"/>
              <w:bottom w:val="nil"/>
              <w:right w:val="nil"/>
            </w:tcBorders>
            <w:shd w:val="clear" w:color="000000" w:fill="FFFFFF"/>
            <w:noWrap/>
            <w:vAlign w:val="bottom"/>
            <w:hideMark/>
          </w:tcPr>
          <w:p w14:paraId="3501E655" w14:textId="1F9474C2"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0.36</w:t>
            </w:r>
          </w:p>
        </w:tc>
        <w:tc>
          <w:tcPr>
            <w:tcW w:w="1001" w:type="dxa"/>
            <w:tcBorders>
              <w:top w:val="nil"/>
              <w:left w:val="nil"/>
              <w:bottom w:val="nil"/>
              <w:right w:val="nil"/>
            </w:tcBorders>
            <w:shd w:val="clear" w:color="000000" w:fill="FFFFFF"/>
            <w:noWrap/>
            <w:vAlign w:val="bottom"/>
            <w:hideMark/>
          </w:tcPr>
          <w:p w14:paraId="24EE1AD4" w14:textId="1DFFE51E"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0.38</w:t>
            </w:r>
          </w:p>
        </w:tc>
        <w:tc>
          <w:tcPr>
            <w:tcW w:w="1025" w:type="dxa"/>
            <w:tcBorders>
              <w:top w:val="nil"/>
              <w:left w:val="nil"/>
              <w:bottom w:val="nil"/>
              <w:right w:val="nil"/>
            </w:tcBorders>
            <w:shd w:val="clear" w:color="000000" w:fill="FFFFFF"/>
            <w:noWrap/>
            <w:vAlign w:val="bottom"/>
            <w:hideMark/>
          </w:tcPr>
          <w:p w14:paraId="5D880996" w14:textId="53B0C0D0" w:rsidR="00BA52A2" w:rsidRPr="002C07EA" w:rsidRDefault="00BA52A2" w:rsidP="00BA52A2">
            <w:pPr>
              <w:spacing w:after="0" w:line="240" w:lineRule="auto"/>
              <w:rPr>
                <w:rFonts w:eastAsia="Times New Roman" w:cstheme="minorHAnsi"/>
                <w:color w:val="000000"/>
                <w:sz w:val="20"/>
                <w:szCs w:val="20"/>
              </w:rPr>
            </w:pPr>
            <w:r w:rsidRPr="002C07EA">
              <w:rPr>
                <w:rFonts w:ascii="Calibri" w:hAnsi="Calibri" w:cs="Calibri"/>
                <w:color w:val="000000"/>
                <w:sz w:val="20"/>
                <w:szCs w:val="20"/>
              </w:rPr>
              <w:t>0.44</w:t>
            </w:r>
          </w:p>
        </w:tc>
      </w:tr>
    </w:tbl>
    <w:p w14:paraId="04BA62FE" w14:textId="37C4AC51" w:rsidR="00B056CB" w:rsidRDefault="00B056CB" w:rsidP="00C85F8D">
      <w:pPr>
        <w:jc w:val="center"/>
      </w:pPr>
    </w:p>
    <w:p w14:paraId="3BE25594" w14:textId="77777777" w:rsidR="0019507A" w:rsidRDefault="0019507A" w:rsidP="0019507A">
      <w:pPr>
        <w:spacing w:after="0" w:line="240" w:lineRule="auto"/>
      </w:pPr>
      <w:r>
        <w:t xml:space="preserve">Note: Dependent variable is GDP growth in 2020 minus the pre-COVID growth forecast (from WEO, 2020). </w:t>
      </w:r>
    </w:p>
    <w:p w14:paraId="74F9F557" w14:textId="77777777" w:rsidR="0019507A" w:rsidRPr="00F1696E" w:rsidRDefault="0019507A" w:rsidP="0019507A">
      <w:pPr>
        <w:spacing w:after="0" w:line="240" w:lineRule="auto"/>
        <w:rPr>
          <w:rFonts w:ascii="Calibri" w:eastAsia="Times New Roman" w:hAnsi="Calibri" w:cs="Times New Roman"/>
          <w:color w:val="000000"/>
        </w:rPr>
      </w:pPr>
      <w:r w:rsidRPr="00F1696E">
        <w:rPr>
          <w:rFonts w:ascii="Calibri" w:eastAsia="Times New Roman" w:hAnsi="Calibri" w:cs="Times New Roman"/>
          <w:color w:val="000000"/>
        </w:rPr>
        <w:t>t statistics in parentheses</w:t>
      </w:r>
      <w:r>
        <w:rPr>
          <w:rFonts w:ascii="Calibri" w:eastAsia="Times New Roman" w:hAnsi="Calibri" w:cs="Times New Roman"/>
          <w:color w:val="000000"/>
        </w:rPr>
        <w:t xml:space="preserve">, robust standard errors. </w:t>
      </w:r>
      <w:r w:rsidRPr="00F1696E">
        <w:rPr>
          <w:rFonts w:ascii="Calibri" w:eastAsia="Times New Roman" w:hAnsi="Calibri" w:cs="Times New Roman"/>
          <w:color w:val="000000"/>
        </w:rPr>
        <w:t>* p&lt;0.10, ** p&lt;0.05,  *** p&lt;0.01</w:t>
      </w:r>
      <w:r>
        <w:rPr>
          <w:rFonts w:ascii="Calibri" w:eastAsia="Times New Roman" w:hAnsi="Calibri" w:cs="Times New Roman"/>
          <w:color w:val="000000"/>
        </w:rPr>
        <w:t xml:space="preserve">. </w:t>
      </w:r>
    </w:p>
    <w:p w14:paraId="0F138375" w14:textId="77777777" w:rsidR="0019507A" w:rsidRDefault="0019507A" w:rsidP="0019507A"/>
    <w:sectPr w:rsidR="0019507A" w:rsidSect="001130DB">
      <w:headerReference w:type="default" r:id="rId28"/>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David Wessel" w:date="2021-08-04T13:41:00Z" w:initials="DW">
    <w:p w14:paraId="34694BD6" w14:textId="5690170E" w:rsidR="00D57E53" w:rsidRDefault="00D57E53">
      <w:pPr>
        <w:pStyle w:val="CommentText"/>
      </w:pPr>
      <w:r>
        <w:rPr>
          <w:rStyle w:val="CommentReference"/>
        </w:rPr>
        <w:annotationRef/>
      </w:r>
      <w:r>
        <w:t xml:space="preserve">Would welcome a concrete specific example here, just as have with China below. </w:t>
      </w:r>
    </w:p>
  </w:comment>
  <w:comment w:id="8" w:author="Louise Sheiner" w:date="2021-08-04T14:05:00Z" w:initials="LS">
    <w:p w14:paraId="697ABC07" w14:textId="4E639845" w:rsidR="00D57E53" w:rsidRDefault="00D57E53">
      <w:pPr>
        <w:pStyle w:val="CommentText"/>
      </w:pPr>
      <w:r>
        <w:rPr>
          <w:rStyle w:val="CommentReference"/>
        </w:rPr>
        <w:annotationRef/>
      </w:r>
      <w:r>
        <w:t>Seems like a tautology. Countries with high net revenues are countries where tourism activities play a central role.</w:t>
      </w:r>
    </w:p>
  </w:comment>
  <w:comment w:id="9" w:author="David Wessel" w:date="2021-08-04T14:57:00Z" w:initials="DW">
    <w:p w14:paraId="286251E0" w14:textId="6B40DF8C" w:rsidR="00D57E53" w:rsidRPr="00A81CB1" w:rsidRDefault="00D57E53">
      <w:pPr>
        <w:pStyle w:val="CommentText"/>
        <w:rPr>
          <w:i/>
          <w:iCs/>
        </w:rPr>
      </w:pPr>
      <w:r>
        <w:rPr>
          <w:rStyle w:val="CommentReference"/>
        </w:rPr>
        <w:annotationRef/>
      </w:r>
      <w:r>
        <w:rPr>
          <w:rStyle w:val="CommentReference"/>
        </w:rPr>
        <w:t xml:space="preserve">Could easily end at small  or make it read… We find that those countries are generally small, generally have GDP per capita in the middle- and high-income range, and are preponderately net debtors.  For instance … in contrast xxx </w:t>
      </w:r>
    </w:p>
  </w:comment>
  <w:comment w:id="26" w:author="Louise Sheiner" w:date="2021-08-04T14:24:00Z" w:initials="LS">
    <w:p w14:paraId="562DE76A" w14:textId="22583204" w:rsidR="00D57E53" w:rsidRDefault="00D57E53">
      <w:pPr>
        <w:pStyle w:val="CommentText"/>
      </w:pPr>
      <w:r>
        <w:rPr>
          <w:rStyle w:val="CommentReference"/>
        </w:rPr>
        <w:annotationRef/>
      </w:r>
      <w:r>
        <w:t>Why even put in absolute #? How should these be interpreted in the context of the growth shocks?</w:t>
      </w:r>
    </w:p>
  </w:comment>
  <w:comment w:id="27" w:author="David Wessel" w:date="2021-08-04T15:02:00Z" w:initials="DW">
    <w:p w14:paraId="4E9C0A11" w14:textId="05582D81" w:rsidR="00D57E53" w:rsidRDefault="00D57E53">
      <w:pPr>
        <w:pStyle w:val="CommentText"/>
      </w:pPr>
      <w:r>
        <w:rPr>
          <w:rStyle w:val="CommentReference"/>
        </w:rPr>
        <w:annotationRef/>
      </w:r>
      <w:r>
        <w:t xml:space="preserve">Can we give an illustrative example somewhere in this paragraph </w:t>
      </w:r>
    </w:p>
  </w:comment>
  <w:comment w:id="37" w:author="David Wessel" w:date="2021-08-04T15:05:00Z" w:initials="DW">
    <w:p w14:paraId="22D66816" w14:textId="013F7FEC" w:rsidR="00D57E53" w:rsidRDefault="00D57E53">
      <w:pPr>
        <w:pStyle w:val="CommentText"/>
      </w:pPr>
      <w:r>
        <w:rPr>
          <w:rStyle w:val="CommentReference"/>
        </w:rPr>
        <w:annotationRef/>
      </w:r>
      <w:r>
        <w:t xml:space="preserve">Again an </w:t>
      </w:r>
      <w:proofErr w:type="spellStart"/>
      <w:r>
        <w:t>illustratrive</w:t>
      </w:r>
      <w:proofErr w:type="spellEnd"/>
      <w:r>
        <w:t xml:space="preserve"> example?</w:t>
      </w:r>
    </w:p>
  </w:comment>
  <w:comment w:id="39" w:author="Louise Sheiner" w:date="2021-08-04T14:26:00Z" w:initials="LS">
    <w:p w14:paraId="2F6FE031" w14:textId="77777777" w:rsidR="00D57E53" w:rsidRDefault="00D57E53">
      <w:pPr>
        <w:pStyle w:val="CommentText"/>
      </w:pPr>
      <w:r>
        <w:rPr>
          <w:rStyle w:val="CommentReference"/>
        </w:rPr>
        <w:annotationRef/>
      </w:r>
      <w:r>
        <w:t xml:space="preserve">I think it would be good to show this plot as well. </w:t>
      </w:r>
    </w:p>
    <w:p w14:paraId="13BBF122" w14:textId="26553F73" w:rsidR="00D57E53" w:rsidRDefault="00D57E53">
      <w:pPr>
        <w:pStyle w:val="CommentText"/>
      </w:pPr>
    </w:p>
  </w:comment>
  <w:comment w:id="40" w:author="Louise Sheiner" w:date="2021-08-04T14:27:00Z" w:initials="LS">
    <w:p w14:paraId="71F8813A" w14:textId="350AC118" w:rsidR="00D57E53" w:rsidRDefault="00D57E53">
      <w:pPr>
        <w:pStyle w:val="CommentText"/>
      </w:pPr>
      <w:r>
        <w:rPr>
          <w:rStyle w:val="CommentReference"/>
        </w:rPr>
        <w:annotationRef/>
      </w:r>
      <w:r>
        <w:t xml:space="preserve">Did you consider weighting the results by GDP?  </w:t>
      </w:r>
    </w:p>
  </w:comment>
  <w:comment w:id="44" w:author="David Wessel" w:date="2021-08-04T15:06:00Z" w:initials="DW">
    <w:p w14:paraId="33A3D9B3" w14:textId="77777777" w:rsidR="00D57E53" w:rsidRDefault="00D57E53">
      <w:pPr>
        <w:pStyle w:val="CommentText"/>
      </w:pPr>
      <w:r>
        <w:rPr>
          <w:rStyle w:val="CommentReference"/>
        </w:rPr>
        <w:annotationRef/>
      </w:r>
      <w:r>
        <w:t>What difference does it make that these are generally middle income/high income per capital GDP in terms of debt relief?</w:t>
      </w:r>
    </w:p>
    <w:p w14:paraId="6B59D103" w14:textId="4200651B" w:rsidR="00D57E53" w:rsidRDefault="00D57E53">
      <w:pPr>
        <w:pStyle w:val="CommentText"/>
      </w:pPr>
    </w:p>
  </w:comment>
  <w:comment w:id="43" w:author="Louise Sheiner" w:date="2021-08-04T14:29:00Z" w:initials="LS">
    <w:p w14:paraId="40E3C4C7" w14:textId="3EA64F3A" w:rsidR="00D57E53" w:rsidRDefault="00D57E53">
      <w:pPr>
        <w:pStyle w:val="CommentText"/>
      </w:pPr>
      <w:r>
        <w:rPr>
          <w:rStyle w:val="CommentReference"/>
        </w:rPr>
        <w:annotationRef/>
      </w:r>
      <w:r>
        <w:t xml:space="preserve">Can you say something about the importance of these findings? How will these countries cope, </w:t>
      </w:r>
      <w:proofErr w:type="spellStart"/>
      <w:r>
        <w:t>etc</w:t>
      </w:r>
      <w:proofErr w:type="spellEnd"/>
      <w:r>
        <w:t xml:space="preserve">? </w:t>
      </w:r>
    </w:p>
  </w:comment>
  <w:comment w:id="84" w:author="Louise Sheiner" w:date="2021-08-04T14:12:00Z" w:initials="LS">
    <w:p w14:paraId="2F9801DB" w14:textId="758C0C97" w:rsidR="00D57E53" w:rsidRDefault="00D57E53">
      <w:pPr>
        <w:pStyle w:val="CommentText"/>
      </w:pPr>
      <w:r>
        <w:rPr>
          <w:rStyle w:val="CommentReference"/>
        </w:rPr>
        <w:annotationRef/>
      </w:r>
      <w:r>
        <w:t xml:space="preserve">I find the category names confusing. What does Balance on travel mean? Perhaps a note at the bottom could explain for those not used to these statistics like me. </w:t>
      </w:r>
    </w:p>
    <w:p w14:paraId="18CBFB7D" w14:textId="6B3DA67B" w:rsidR="00D57E53" w:rsidRDefault="00D57E53">
      <w:pPr>
        <w:pStyle w:val="CommentText"/>
      </w:pPr>
      <w:r>
        <w:t xml:space="preserve">Also – Median external adjustment.  Median or each category? (Is this why they don’t add up?) </w:t>
      </w:r>
    </w:p>
    <w:p w14:paraId="7C61FB6E" w14:textId="6C4509DB" w:rsidR="00D57E53" w:rsidRDefault="00D57E53">
      <w:pPr>
        <w:pStyle w:val="CommentText"/>
      </w:pPr>
      <w:r>
        <w:t xml:space="preserve">Also—shouldn’t put a dash after each title. Also—should the balance on travel + the other stuff add to -4.8. I don’t think they do. </w:t>
      </w:r>
    </w:p>
  </w:comment>
  <w:comment w:id="87" w:author="Louise Sheiner" w:date="2021-08-04T14:18:00Z" w:initials="LS">
    <w:p w14:paraId="7D68900A" w14:textId="26120CF5" w:rsidR="00D57E53" w:rsidRDefault="00D57E53">
      <w:pPr>
        <w:pStyle w:val="CommentText"/>
      </w:pPr>
      <w:r>
        <w:rPr>
          <w:rStyle w:val="CommentReference"/>
        </w:rPr>
        <w:annotationRef/>
      </w:r>
      <w:r>
        <w:t>I find this title confusing. Is this all the countries in your data base? Then maybe title something like: Characteristics of tourism economies relative to other economies</w:t>
      </w:r>
    </w:p>
  </w:comment>
  <w:comment w:id="90" w:author="Louise Sheiner" w:date="2021-08-04T14:19:00Z" w:initials="LS">
    <w:p w14:paraId="1D87CBE0" w14:textId="5ECC1DB6" w:rsidR="00D57E53" w:rsidRDefault="00D57E53">
      <w:pPr>
        <w:pStyle w:val="CommentText"/>
      </w:pPr>
      <w:r>
        <w:rPr>
          <w:rStyle w:val="CommentReference"/>
        </w:rPr>
        <w:annotationRef/>
      </w:r>
      <w:r>
        <w:t xml:space="preserve">You should ask someone to make this look nicer with some borders, etc. </w:t>
      </w:r>
    </w:p>
  </w:comment>
  <w:comment w:id="386" w:author="Louise Sheiner" w:date="2021-08-04T14:30:00Z" w:initials="LS">
    <w:p w14:paraId="0D3A26C3" w14:textId="6DB2BB8D" w:rsidR="00D57E53" w:rsidRDefault="00D57E53">
      <w:pPr>
        <w:pStyle w:val="CommentText"/>
      </w:pPr>
      <w:r>
        <w:rPr>
          <w:rStyle w:val="CommentReference"/>
        </w:rPr>
        <w:annotationRef/>
      </w:r>
      <w:r>
        <w:t xml:space="preserve">Why should population be in a growth regression? </w:t>
      </w:r>
    </w:p>
  </w:comment>
  <w:comment w:id="387" w:author="Louise Sheiner" w:date="2021-08-04T14:32:00Z" w:initials="LS">
    <w:p w14:paraId="1BBFD0B0" w14:textId="79AEDD28" w:rsidR="00D57E53" w:rsidRDefault="00D57E53">
      <w:pPr>
        <w:pStyle w:val="CommentText"/>
      </w:pPr>
      <w:r>
        <w:rPr>
          <w:rStyle w:val="CommentReference"/>
        </w:rPr>
        <w:annotationRef/>
      </w:r>
    </w:p>
  </w:comment>
  <w:comment w:id="388" w:author="Louise Sheiner" w:date="2021-08-04T14:23:00Z" w:initials="LS">
    <w:p w14:paraId="6E840450" w14:textId="6D32407E" w:rsidR="00D57E53" w:rsidRDefault="00D57E53">
      <w:pPr>
        <w:pStyle w:val="CommentText"/>
      </w:pPr>
      <w:r>
        <w:rPr>
          <w:rStyle w:val="CommentReference"/>
        </w:rPr>
        <w:annotationRef/>
      </w:r>
      <w:r>
        <w:t>Maybe put this right under Total Share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694BD6" w15:done="0"/>
  <w15:commentEx w15:paraId="697ABC07" w15:done="0"/>
  <w15:commentEx w15:paraId="286251E0" w15:paraIdParent="697ABC07" w15:done="0"/>
  <w15:commentEx w15:paraId="562DE76A" w15:done="0"/>
  <w15:commentEx w15:paraId="4E9C0A11" w15:done="0"/>
  <w15:commentEx w15:paraId="22D66816" w15:done="0"/>
  <w15:commentEx w15:paraId="13BBF122" w15:done="0"/>
  <w15:commentEx w15:paraId="71F8813A" w15:done="0"/>
  <w15:commentEx w15:paraId="6B59D103" w15:done="0"/>
  <w15:commentEx w15:paraId="40E3C4C7" w15:done="0"/>
  <w15:commentEx w15:paraId="7C61FB6E" w15:done="0"/>
  <w15:commentEx w15:paraId="7D68900A" w15:done="0"/>
  <w15:commentEx w15:paraId="1D87CBE0" w15:done="0"/>
  <w15:commentEx w15:paraId="0D3A26C3" w15:done="0"/>
  <w15:commentEx w15:paraId="1BBFD0B0" w15:done="0"/>
  <w15:commentEx w15:paraId="6E840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51770" w16cex:dateUtc="2021-08-04T17:41:00Z"/>
  <w16cex:commentExtensible w16cex:durableId="24B51D33" w16cex:dateUtc="2021-08-04T18:05:00Z"/>
  <w16cex:commentExtensible w16cex:durableId="24B52967" w16cex:dateUtc="2021-08-04T18:57:00Z"/>
  <w16cex:commentExtensible w16cex:durableId="24B52192" w16cex:dateUtc="2021-08-04T18:24:00Z"/>
  <w16cex:commentExtensible w16cex:durableId="24B52A9A" w16cex:dateUtc="2021-08-04T19:02:00Z"/>
  <w16cex:commentExtensible w16cex:durableId="24B52B26" w16cex:dateUtc="2021-08-04T19:05:00Z"/>
  <w16cex:commentExtensible w16cex:durableId="24B5221A" w16cex:dateUtc="2021-08-04T18:26:00Z"/>
  <w16cex:commentExtensible w16cex:durableId="24B5223D" w16cex:dateUtc="2021-08-04T18:27:00Z"/>
  <w16cex:commentExtensible w16cex:durableId="24B52B75" w16cex:dateUtc="2021-08-04T19:06:00Z"/>
  <w16cex:commentExtensible w16cex:durableId="24B522DD" w16cex:dateUtc="2021-08-04T18:29:00Z"/>
  <w16cex:commentExtensible w16cex:durableId="24B51ED0" w16cex:dateUtc="2021-08-04T18:12:00Z"/>
  <w16cex:commentExtensible w16cex:durableId="24B52024" w16cex:dateUtc="2021-08-04T18:18:00Z"/>
  <w16cex:commentExtensible w16cex:durableId="24B52073" w16cex:dateUtc="2021-08-04T18:19:00Z"/>
  <w16cex:commentExtensible w16cex:durableId="24B522F9" w16cex:dateUtc="2021-08-04T18:30:00Z"/>
  <w16cex:commentExtensible w16cex:durableId="24B52369" w16cex:dateUtc="2021-08-04T18:32:00Z"/>
  <w16cex:commentExtensible w16cex:durableId="24B52147" w16cex:dateUtc="2021-08-04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694BD6" w16cid:durableId="24B51770"/>
  <w16cid:commentId w16cid:paraId="697ABC07" w16cid:durableId="24B51D33"/>
  <w16cid:commentId w16cid:paraId="286251E0" w16cid:durableId="24B52967"/>
  <w16cid:commentId w16cid:paraId="562DE76A" w16cid:durableId="24B52192"/>
  <w16cid:commentId w16cid:paraId="4E9C0A11" w16cid:durableId="24B52A9A"/>
  <w16cid:commentId w16cid:paraId="22D66816" w16cid:durableId="24B52B26"/>
  <w16cid:commentId w16cid:paraId="13BBF122" w16cid:durableId="24B5221A"/>
  <w16cid:commentId w16cid:paraId="71F8813A" w16cid:durableId="24B5223D"/>
  <w16cid:commentId w16cid:paraId="6B59D103" w16cid:durableId="24B52B75"/>
  <w16cid:commentId w16cid:paraId="40E3C4C7" w16cid:durableId="24B522DD"/>
  <w16cid:commentId w16cid:paraId="7C61FB6E" w16cid:durableId="24B51ED0"/>
  <w16cid:commentId w16cid:paraId="7D68900A" w16cid:durableId="24B52024"/>
  <w16cid:commentId w16cid:paraId="1D87CBE0" w16cid:durableId="24B52073"/>
  <w16cid:commentId w16cid:paraId="0D3A26C3" w16cid:durableId="24B522F9"/>
  <w16cid:commentId w16cid:paraId="1BBFD0B0" w16cid:durableId="24B52369"/>
  <w16cid:commentId w16cid:paraId="6E840450" w16cid:durableId="24B521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7E950" w14:textId="77777777" w:rsidR="006B09B6" w:rsidRDefault="006B09B6" w:rsidP="00834639">
      <w:pPr>
        <w:spacing w:after="0" w:line="240" w:lineRule="auto"/>
      </w:pPr>
      <w:r>
        <w:separator/>
      </w:r>
    </w:p>
  </w:endnote>
  <w:endnote w:type="continuationSeparator" w:id="0">
    <w:p w14:paraId="08E13EB9" w14:textId="77777777" w:rsidR="006B09B6" w:rsidRDefault="006B09B6" w:rsidP="00834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0763A" w14:textId="77777777" w:rsidR="006B09B6" w:rsidRDefault="006B09B6" w:rsidP="00834639">
      <w:pPr>
        <w:spacing w:after="0" w:line="240" w:lineRule="auto"/>
      </w:pPr>
      <w:r>
        <w:separator/>
      </w:r>
    </w:p>
  </w:footnote>
  <w:footnote w:type="continuationSeparator" w:id="0">
    <w:p w14:paraId="1D710A11" w14:textId="77777777" w:rsidR="006B09B6" w:rsidRDefault="006B09B6" w:rsidP="00834639">
      <w:pPr>
        <w:spacing w:after="0" w:line="240" w:lineRule="auto"/>
      </w:pPr>
      <w:r>
        <w:continuationSeparator/>
      </w:r>
    </w:p>
  </w:footnote>
  <w:footnote w:id="1">
    <w:p w14:paraId="7AB9D101" w14:textId="77777777" w:rsidR="00D57E53" w:rsidDel="00D57E53" w:rsidRDefault="00D57E53" w:rsidP="00A81CB1">
      <w:pPr>
        <w:rPr>
          <w:ins w:id="13" w:author="David Wessel" w:date="2021-08-04T15:00:00Z"/>
          <w:del w:id="14" w:author="Gian Maria Milesi-Ferretti" w:date="2021-08-04T15:28:00Z"/>
        </w:rPr>
      </w:pPr>
      <w:ins w:id="15" w:author="David Wessel" w:date="2021-08-04T15:00:00Z">
        <w:del w:id="16" w:author="Gian Maria Milesi-Ferretti" w:date="2021-08-04T15:28:00Z">
          <w:r w:rsidDel="00D57E53">
            <w:rPr>
              <w:rStyle w:val="FootnoteReference"/>
            </w:rPr>
            <w:footnoteRef/>
          </w:r>
          <w:r w:rsidDel="00D57E53">
            <w:delText xml:space="preserve"> </w:delText>
          </w:r>
          <w:r w:rsidDel="00D57E53">
            <w:fldChar w:fldCharType="begin"/>
          </w:r>
          <w:r w:rsidDel="00D57E53">
            <w:delInstrText xml:space="preserve"> HYPERLINK "https://en.wikipedia.org/wiki/Anguilla" \o "Anguilla" </w:delInstrText>
          </w:r>
          <w:r w:rsidDel="00D57E53">
            <w:fldChar w:fldCharType="separate"/>
          </w:r>
          <w:r w:rsidDel="00D57E53">
            <w:rPr>
              <w:rStyle w:val="Hyperlink"/>
              <w:rFonts w:ascii="Arial" w:hAnsi="Arial" w:cs="Arial"/>
              <w:color w:val="0645AD"/>
              <w:sz w:val="21"/>
              <w:szCs w:val="21"/>
              <w:shd w:val="clear" w:color="auto" w:fill="FFFFFF"/>
            </w:rPr>
            <w:delText>Anguilla</w:delText>
          </w:r>
          <w:r w:rsidDel="00D57E53">
            <w:fldChar w:fldCharType="end"/>
          </w:r>
          <w:r w:rsidDel="00D57E53">
            <w:rPr>
              <w:rFonts w:ascii="Arial" w:hAnsi="Arial" w:cs="Arial"/>
              <w:color w:val="202122"/>
              <w:sz w:val="21"/>
              <w:szCs w:val="21"/>
              <w:shd w:val="clear" w:color="auto" w:fill="FFFFFF"/>
            </w:rPr>
            <w:delText>, </w:delText>
          </w:r>
          <w:r w:rsidDel="00D57E53">
            <w:fldChar w:fldCharType="begin"/>
          </w:r>
          <w:r w:rsidDel="00D57E53">
            <w:delInstrText xml:space="preserve"> HYPERLINK "https://en.wikipedia.org/wiki/Antigua_and_Barbuda" \o "Antigua and Barbuda" </w:delInstrText>
          </w:r>
          <w:r w:rsidDel="00D57E53">
            <w:fldChar w:fldCharType="separate"/>
          </w:r>
          <w:r w:rsidDel="00D57E53">
            <w:rPr>
              <w:rStyle w:val="Hyperlink"/>
              <w:rFonts w:ascii="Arial" w:hAnsi="Arial" w:cs="Arial"/>
              <w:color w:val="0645AD"/>
              <w:sz w:val="21"/>
              <w:szCs w:val="21"/>
              <w:shd w:val="clear" w:color="auto" w:fill="FFFFFF"/>
            </w:rPr>
            <w:delText>Antigua and Barbuda</w:delText>
          </w:r>
          <w:r w:rsidDel="00D57E53">
            <w:fldChar w:fldCharType="end"/>
          </w:r>
          <w:r w:rsidDel="00D57E53">
            <w:rPr>
              <w:rFonts w:ascii="Arial" w:hAnsi="Arial" w:cs="Arial"/>
              <w:color w:val="202122"/>
              <w:sz w:val="21"/>
              <w:szCs w:val="21"/>
              <w:shd w:val="clear" w:color="auto" w:fill="FFFFFF"/>
            </w:rPr>
            <w:delText>, </w:delText>
          </w:r>
          <w:r w:rsidDel="00D57E53">
            <w:fldChar w:fldCharType="begin"/>
          </w:r>
          <w:r w:rsidDel="00D57E53">
            <w:delInstrText xml:space="preserve"> HYPERLINK "https://en.wikipedia.org/wiki/Dominica" \o "" </w:delInstrText>
          </w:r>
          <w:r w:rsidDel="00D57E53">
            <w:fldChar w:fldCharType="separate"/>
          </w:r>
          <w:r w:rsidDel="00D57E53">
            <w:rPr>
              <w:rStyle w:val="Hyperlink"/>
              <w:rFonts w:ascii="Arial" w:hAnsi="Arial" w:cs="Arial"/>
              <w:color w:val="0645AD"/>
              <w:sz w:val="21"/>
              <w:szCs w:val="21"/>
              <w:shd w:val="clear" w:color="auto" w:fill="FFFFFF"/>
            </w:rPr>
            <w:delText>Dominica</w:delText>
          </w:r>
          <w:r w:rsidDel="00D57E53">
            <w:fldChar w:fldCharType="end"/>
          </w:r>
          <w:r w:rsidDel="00D57E53">
            <w:rPr>
              <w:rFonts w:ascii="Arial" w:hAnsi="Arial" w:cs="Arial"/>
              <w:color w:val="202122"/>
              <w:sz w:val="21"/>
              <w:szCs w:val="21"/>
              <w:shd w:val="clear" w:color="auto" w:fill="FFFFFF"/>
            </w:rPr>
            <w:delText>, </w:delText>
          </w:r>
          <w:r w:rsidDel="00D57E53">
            <w:fldChar w:fldCharType="begin"/>
          </w:r>
          <w:r w:rsidDel="00D57E53">
            <w:delInstrText xml:space="preserve"> HYPERLINK "https://en.wikipedia.org/wiki/Grenada" \o "Grenada" </w:delInstrText>
          </w:r>
          <w:r w:rsidDel="00D57E53">
            <w:fldChar w:fldCharType="separate"/>
          </w:r>
          <w:r w:rsidDel="00D57E53">
            <w:rPr>
              <w:rStyle w:val="Hyperlink"/>
              <w:rFonts w:ascii="Arial" w:hAnsi="Arial" w:cs="Arial"/>
              <w:color w:val="0645AD"/>
              <w:sz w:val="21"/>
              <w:szCs w:val="21"/>
              <w:shd w:val="clear" w:color="auto" w:fill="FFFFFF"/>
            </w:rPr>
            <w:delText>Grenada</w:delText>
          </w:r>
          <w:r w:rsidDel="00D57E53">
            <w:fldChar w:fldCharType="end"/>
          </w:r>
          <w:r w:rsidDel="00D57E53">
            <w:rPr>
              <w:rFonts w:ascii="Arial" w:hAnsi="Arial" w:cs="Arial"/>
              <w:color w:val="202122"/>
              <w:sz w:val="21"/>
              <w:szCs w:val="21"/>
              <w:shd w:val="clear" w:color="auto" w:fill="FFFFFF"/>
            </w:rPr>
            <w:delText>, </w:delText>
          </w:r>
          <w:r w:rsidDel="00D57E53">
            <w:fldChar w:fldCharType="begin"/>
          </w:r>
          <w:r w:rsidDel="00D57E53">
            <w:delInstrText xml:space="preserve"> HYPERLINK "https://en.wikipedia.org/wiki/Montserrat" \o "Montserrat" </w:delInstrText>
          </w:r>
          <w:r w:rsidDel="00D57E53">
            <w:fldChar w:fldCharType="separate"/>
          </w:r>
          <w:r w:rsidDel="00D57E53">
            <w:rPr>
              <w:rStyle w:val="Hyperlink"/>
              <w:rFonts w:ascii="Arial" w:hAnsi="Arial" w:cs="Arial"/>
              <w:color w:val="0645AD"/>
              <w:sz w:val="21"/>
              <w:szCs w:val="21"/>
              <w:shd w:val="clear" w:color="auto" w:fill="FFFFFF"/>
            </w:rPr>
            <w:delText>Montserrat</w:delText>
          </w:r>
          <w:r w:rsidDel="00D57E53">
            <w:fldChar w:fldCharType="end"/>
          </w:r>
          <w:r w:rsidDel="00D57E53">
            <w:rPr>
              <w:rFonts w:ascii="Arial" w:hAnsi="Arial" w:cs="Arial"/>
              <w:color w:val="202122"/>
              <w:sz w:val="21"/>
              <w:szCs w:val="21"/>
              <w:shd w:val="clear" w:color="auto" w:fill="FFFFFF"/>
            </w:rPr>
            <w:delText>, </w:delText>
          </w:r>
          <w:r w:rsidDel="00D57E53">
            <w:fldChar w:fldCharType="begin"/>
          </w:r>
          <w:r w:rsidDel="00D57E53">
            <w:delInstrText xml:space="preserve"> HYPERLINK "https://en.wikipedia.org/wiki/St._Kitts_and_Nevis" \o "" </w:delInstrText>
          </w:r>
          <w:r w:rsidDel="00D57E53">
            <w:fldChar w:fldCharType="separate"/>
          </w:r>
          <w:r w:rsidDel="00D57E53">
            <w:rPr>
              <w:rStyle w:val="Hyperlink"/>
              <w:rFonts w:ascii="Arial" w:hAnsi="Arial" w:cs="Arial"/>
              <w:color w:val="0645AD"/>
              <w:sz w:val="21"/>
              <w:szCs w:val="21"/>
              <w:shd w:val="clear" w:color="auto" w:fill="FFFFFF"/>
            </w:rPr>
            <w:delText>St. Kitts and Nevis</w:delText>
          </w:r>
          <w:r w:rsidDel="00D57E53">
            <w:fldChar w:fldCharType="end"/>
          </w:r>
          <w:r w:rsidDel="00D57E53">
            <w:rPr>
              <w:rFonts w:ascii="Arial" w:hAnsi="Arial" w:cs="Arial"/>
              <w:color w:val="202122"/>
              <w:sz w:val="21"/>
              <w:szCs w:val="21"/>
              <w:shd w:val="clear" w:color="auto" w:fill="FFFFFF"/>
            </w:rPr>
            <w:delText>, </w:delText>
          </w:r>
          <w:r w:rsidDel="00D57E53">
            <w:fldChar w:fldCharType="begin"/>
          </w:r>
          <w:r w:rsidDel="00D57E53">
            <w:delInstrText xml:space="preserve"> HYPERLINK "https://en.wikipedia.org/wiki/St._Lucia" \o "St. Lucia" </w:delInstrText>
          </w:r>
          <w:r w:rsidDel="00D57E53">
            <w:fldChar w:fldCharType="separate"/>
          </w:r>
          <w:r w:rsidDel="00D57E53">
            <w:rPr>
              <w:rStyle w:val="Hyperlink"/>
              <w:rFonts w:ascii="Arial" w:hAnsi="Arial" w:cs="Arial"/>
              <w:color w:val="0645AD"/>
              <w:sz w:val="21"/>
              <w:szCs w:val="21"/>
              <w:shd w:val="clear" w:color="auto" w:fill="FFFFFF"/>
            </w:rPr>
            <w:delText>St. Lucia</w:delText>
          </w:r>
          <w:r w:rsidDel="00D57E53">
            <w:fldChar w:fldCharType="end"/>
          </w:r>
          <w:r w:rsidDel="00D57E53">
            <w:rPr>
              <w:rFonts w:ascii="Arial" w:hAnsi="Arial" w:cs="Arial"/>
              <w:color w:val="202122"/>
              <w:sz w:val="21"/>
              <w:szCs w:val="21"/>
              <w:shd w:val="clear" w:color="auto" w:fill="FFFFFF"/>
            </w:rPr>
            <w:delText>, and </w:delText>
          </w:r>
          <w:r w:rsidDel="00D57E53">
            <w:fldChar w:fldCharType="begin"/>
          </w:r>
          <w:r w:rsidDel="00D57E53">
            <w:delInstrText xml:space="preserve"> HYPERLINK "https://en.wikipedia.org/wiki/St._Vincent_and_the_Grenadines" \o "Dominica" </w:delInstrText>
          </w:r>
          <w:r w:rsidDel="00D57E53">
            <w:fldChar w:fldCharType="separate"/>
          </w:r>
          <w:r w:rsidDel="00D57E53">
            <w:rPr>
              <w:rStyle w:val="Hyperlink"/>
              <w:rFonts w:ascii="Arial" w:hAnsi="Arial" w:cs="Arial"/>
              <w:color w:val="0645AD"/>
              <w:sz w:val="21"/>
              <w:szCs w:val="21"/>
              <w:shd w:val="clear" w:color="auto" w:fill="FFFFFF"/>
            </w:rPr>
            <w:delText>St. Vincent and the Grenadines</w:delText>
          </w:r>
          <w:r w:rsidDel="00D57E53">
            <w:fldChar w:fldCharType="end"/>
          </w:r>
          <w:r w:rsidDel="00D57E53">
            <w:rPr>
              <w:rFonts w:ascii="Arial" w:hAnsi="Arial" w:cs="Arial"/>
              <w:color w:val="202122"/>
              <w:sz w:val="21"/>
              <w:szCs w:val="21"/>
              <w:shd w:val="clear" w:color="auto" w:fill="FFFFFF"/>
            </w:rPr>
            <w:delText>. </w:delText>
          </w:r>
        </w:del>
      </w:ins>
    </w:p>
    <w:p w14:paraId="7A336079" w14:textId="45941896" w:rsidR="00D57E53" w:rsidDel="00D57E53" w:rsidRDefault="00D57E53">
      <w:pPr>
        <w:pStyle w:val="FootnoteText"/>
        <w:rPr>
          <w:del w:id="17" w:author="Gian Maria Milesi-Ferretti" w:date="2021-08-04T15:28:00Z"/>
        </w:rPr>
      </w:pPr>
    </w:p>
  </w:footnote>
  <w:footnote w:id="2">
    <w:p w14:paraId="0463B613" w14:textId="3055130D" w:rsidR="00D57E53" w:rsidRDefault="00D57E53">
      <w:pPr>
        <w:pStyle w:val="FootnoteText"/>
      </w:pPr>
      <w:r>
        <w:rPr>
          <w:rStyle w:val="FootnoteReference"/>
        </w:rPr>
        <w:footnoteRef/>
      </w:r>
      <w:r>
        <w:t xml:space="preserve"> The only net creditor countries among those with net international travel revenues above 5 percent of GDP are financial centers (Bahrain, Macau, Malta, Mauritius) and Iceland.</w:t>
      </w:r>
    </w:p>
  </w:footnote>
  <w:footnote w:id="3">
    <w:p w14:paraId="27EC3B10" w14:textId="518649E7" w:rsidR="00D57E53" w:rsidRDefault="00D57E53">
      <w:pPr>
        <w:pStyle w:val="FootnoteText"/>
      </w:pPr>
      <w:r>
        <w:rPr>
          <w:rStyle w:val="FootnoteReference"/>
        </w:rPr>
        <w:footnoteRef/>
      </w:r>
      <w:r>
        <w:t xml:space="preserve"> The “other” category includes services that are auxiliary to transport such as cargo handling charges, storing and warehousing etc. See IMF (2013). </w:t>
      </w:r>
    </w:p>
  </w:footnote>
  <w:footnote w:id="4">
    <w:p w14:paraId="50777DA9" w14:textId="7CCF2C27" w:rsidR="00D57E53" w:rsidRDefault="00D57E53">
      <w:pPr>
        <w:pStyle w:val="FootnoteText"/>
      </w:pPr>
      <w:r>
        <w:rPr>
          <w:rStyle w:val="FootnoteReference"/>
        </w:rPr>
        <w:footnoteRef/>
      </w:r>
      <w:r>
        <w:t xml:space="preserve">  Kuwait’s reported current account surplus increased in 2020 despite a massive worsening of the oil balance, because of a $10 billion upward jump in reported investment income.</w:t>
      </w:r>
    </w:p>
  </w:footnote>
  <w:footnote w:id="5">
    <w:p w14:paraId="7D393BC7" w14:textId="46D9B689" w:rsidR="00D57E53" w:rsidRDefault="00D57E53">
      <w:pPr>
        <w:pStyle w:val="FootnoteText"/>
      </w:pPr>
      <w:r>
        <w:rPr>
          <w:rStyle w:val="FootnoteReference"/>
        </w:rPr>
        <w:footnoteRef/>
      </w:r>
      <w:r>
        <w:t xml:space="preserve"> We exclude from the sample a few economies affected by economic stress and political strife, as discussed at the beginning of the next sub-section.</w:t>
      </w:r>
    </w:p>
  </w:footnote>
  <w:footnote w:id="6">
    <w:p w14:paraId="62BE1D21" w14:textId="61A4960A" w:rsidR="00D57E53" w:rsidRDefault="00D57E53">
      <w:pPr>
        <w:pStyle w:val="FootnoteText"/>
      </w:pPr>
      <w:r>
        <w:rPr>
          <w:rStyle w:val="FootnoteReference"/>
        </w:rPr>
        <w:footnoteRef/>
      </w:r>
      <w:r>
        <w:t xml:space="preserve"> We use the IMF definition of advanced economies: a full set of countries is included in the Appendix.</w:t>
      </w:r>
    </w:p>
  </w:footnote>
  <w:footnote w:id="7">
    <w:p w14:paraId="5B4A8855" w14:textId="35D3C02A" w:rsidR="00D57E53" w:rsidRDefault="00D57E53">
      <w:pPr>
        <w:pStyle w:val="FootnoteText"/>
      </w:pPr>
      <w:r>
        <w:rPr>
          <w:rStyle w:val="FootnoteReference"/>
        </w:rPr>
        <w:footnoteRef/>
      </w:r>
      <w:r>
        <w:t xml:space="preserve"> The index is constructed from </w:t>
      </w:r>
      <w:r w:rsidRPr="007D4AD8">
        <w:t>nine indicators including school closures, workplace</w:t>
      </w:r>
      <w:r>
        <w:t xml:space="preserve"> </w:t>
      </w:r>
      <w:r w:rsidRPr="007D4AD8">
        <w:t>closures, and travel bans</w:t>
      </w:r>
      <w:r>
        <w:t>.</w:t>
      </w:r>
    </w:p>
  </w:footnote>
  <w:footnote w:id="8">
    <w:p w14:paraId="6BE2ED4F" w14:textId="1866B4BB" w:rsidR="00D57E53" w:rsidRDefault="00D57E53">
      <w:pPr>
        <w:pStyle w:val="FootnoteText"/>
      </w:pPr>
      <w:r>
        <w:rPr>
          <w:rStyle w:val="FootnoteReference"/>
        </w:rPr>
        <w:footnoteRef/>
      </w:r>
      <w:r>
        <w:t xml:space="preserve"> The drop in the overall explanatory power of the regression is due to a sample composition effect—the sectoral composition of output is not available for a few island economies that contribute to the fit of the overall regression. Using the same sample for the regressions in columns (3) and (4) reduces the fit of the column (3) specification to 0.45, without altering the statistical and economic significance of the coefficients.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582216"/>
      <w:docPartObj>
        <w:docPartGallery w:val="Page Numbers (Top of Page)"/>
        <w:docPartUnique/>
      </w:docPartObj>
    </w:sdtPr>
    <w:sdtEndPr>
      <w:rPr>
        <w:noProof/>
      </w:rPr>
    </w:sdtEndPr>
    <w:sdtContent>
      <w:p w14:paraId="505B6372" w14:textId="51AA2FE8" w:rsidR="00D57E53" w:rsidRDefault="00D57E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EB2506" w14:textId="77777777" w:rsidR="00D57E53" w:rsidRDefault="00D57E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07E4B"/>
    <w:multiLevelType w:val="hybridMultilevel"/>
    <w:tmpl w:val="83A82C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an Maria Milesi-Ferretti">
    <w15:presenceInfo w15:providerId="AD" w15:userId="S::GMilesiFerretti@brookings.edu::9b591b22-4916-4f6f-a08f-8c3e692ae4a5"/>
  </w15:person>
  <w15:person w15:author="David Wessel">
    <w15:presenceInfo w15:providerId="AD" w15:userId="S::dwessel@brookings.edu::ccb472b7-686c-4155-a47e-adf138012449"/>
  </w15:person>
  <w15:person w15:author="Louise Sheiner">
    <w15:presenceInfo w15:providerId="AD" w15:userId="S::LSheiner@brookings.edu::9c830d1a-1c7c-4e4e-8c95-7efdd04f46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56"/>
    <w:rsid w:val="00001464"/>
    <w:rsid w:val="00003195"/>
    <w:rsid w:val="000044C8"/>
    <w:rsid w:val="0000611E"/>
    <w:rsid w:val="00007732"/>
    <w:rsid w:val="00007FAD"/>
    <w:rsid w:val="00010545"/>
    <w:rsid w:val="00011DD7"/>
    <w:rsid w:val="00012955"/>
    <w:rsid w:val="00012DA5"/>
    <w:rsid w:val="00015075"/>
    <w:rsid w:val="000154B9"/>
    <w:rsid w:val="00020077"/>
    <w:rsid w:val="00020369"/>
    <w:rsid w:val="00021C76"/>
    <w:rsid w:val="000232C4"/>
    <w:rsid w:val="00025BA8"/>
    <w:rsid w:val="00025BAC"/>
    <w:rsid w:val="00025D83"/>
    <w:rsid w:val="00027ACF"/>
    <w:rsid w:val="000302DA"/>
    <w:rsid w:val="000319C6"/>
    <w:rsid w:val="00032CA0"/>
    <w:rsid w:val="000341AF"/>
    <w:rsid w:val="000341F7"/>
    <w:rsid w:val="0003495F"/>
    <w:rsid w:val="00035A2A"/>
    <w:rsid w:val="00036F3A"/>
    <w:rsid w:val="000408A2"/>
    <w:rsid w:val="0004273D"/>
    <w:rsid w:val="00043510"/>
    <w:rsid w:val="000445C7"/>
    <w:rsid w:val="00044C76"/>
    <w:rsid w:val="000459FA"/>
    <w:rsid w:val="00045BF0"/>
    <w:rsid w:val="00047979"/>
    <w:rsid w:val="00047D55"/>
    <w:rsid w:val="00050319"/>
    <w:rsid w:val="000508BD"/>
    <w:rsid w:val="00051511"/>
    <w:rsid w:val="000518AF"/>
    <w:rsid w:val="00051D07"/>
    <w:rsid w:val="00051E41"/>
    <w:rsid w:val="00052C78"/>
    <w:rsid w:val="00052CA5"/>
    <w:rsid w:val="000536BD"/>
    <w:rsid w:val="0005663F"/>
    <w:rsid w:val="00060422"/>
    <w:rsid w:val="000605FF"/>
    <w:rsid w:val="00061756"/>
    <w:rsid w:val="000653D3"/>
    <w:rsid w:val="00066EE4"/>
    <w:rsid w:val="00071BA5"/>
    <w:rsid w:val="00073E3D"/>
    <w:rsid w:val="00073E8F"/>
    <w:rsid w:val="00074B65"/>
    <w:rsid w:val="000800AB"/>
    <w:rsid w:val="00083500"/>
    <w:rsid w:val="00083C0D"/>
    <w:rsid w:val="00084B94"/>
    <w:rsid w:val="00092568"/>
    <w:rsid w:val="00094726"/>
    <w:rsid w:val="000A0851"/>
    <w:rsid w:val="000A12D0"/>
    <w:rsid w:val="000A49E5"/>
    <w:rsid w:val="000A52B0"/>
    <w:rsid w:val="000B1312"/>
    <w:rsid w:val="000B1F26"/>
    <w:rsid w:val="000B28F1"/>
    <w:rsid w:val="000B3F8E"/>
    <w:rsid w:val="000B4507"/>
    <w:rsid w:val="000B45A6"/>
    <w:rsid w:val="000B4EA8"/>
    <w:rsid w:val="000B4EDF"/>
    <w:rsid w:val="000C040D"/>
    <w:rsid w:val="000C4191"/>
    <w:rsid w:val="000C4C82"/>
    <w:rsid w:val="000C5DF0"/>
    <w:rsid w:val="000E0E2F"/>
    <w:rsid w:val="000E2DEE"/>
    <w:rsid w:val="000E4045"/>
    <w:rsid w:val="000E4AF5"/>
    <w:rsid w:val="000F0DCD"/>
    <w:rsid w:val="000F1D19"/>
    <w:rsid w:val="000F47F6"/>
    <w:rsid w:val="000F6A43"/>
    <w:rsid w:val="000F6C2E"/>
    <w:rsid w:val="000F7E0B"/>
    <w:rsid w:val="000F7F49"/>
    <w:rsid w:val="00101EC2"/>
    <w:rsid w:val="0011084B"/>
    <w:rsid w:val="001120AE"/>
    <w:rsid w:val="0011291C"/>
    <w:rsid w:val="001130DB"/>
    <w:rsid w:val="00117394"/>
    <w:rsid w:val="00120760"/>
    <w:rsid w:val="00123EFB"/>
    <w:rsid w:val="001257F1"/>
    <w:rsid w:val="00127C56"/>
    <w:rsid w:val="00130D0E"/>
    <w:rsid w:val="00132797"/>
    <w:rsid w:val="001352F5"/>
    <w:rsid w:val="00143A42"/>
    <w:rsid w:val="00150718"/>
    <w:rsid w:val="00151367"/>
    <w:rsid w:val="00152E7F"/>
    <w:rsid w:val="00154DA7"/>
    <w:rsid w:val="00155FA6"/>
    <w:rsid w:val="0016545F"/>
    <w:rsid w:val="00165AD8"/>
    <w:rsid w:val="001668C8"/>
    <w:rsid w:val="00171DE4"/>
    <w:rsid w:val="0017672E"/>
    <w:rsid w:val="00180CE0"/>
    <w:rsid w:val="001815B3"/>
    <w:rsid w:val="0018369E"/>
    <w:rsid w:val="00186E2D"/>
    <w:rsid w:val="001872AC"/>
    <w:rsid w:val="00187DC8"/>
    <w:rsid w:val="0019507A"/>
    <w:rsid w:val="00197D9B"/>
    <w:rsid w:val="001A10A2"/>
    <w:rsid w:val="001A4F7D"/>
    <w:rsid w:val="001A5C12"/>
    <w:rsid w:val="001A6487"/>
    <w:rsid w:val="001A703F"/>
    <w:rsid w:val="001B05F0"/>
    <w:rsid w:val="001B35ED"/>
    <w:rsid w:val="001B38E7"/>
    <w:rsid w:val="001B48F9"/>
    <w:rsid w:val="001B53D7"/>
    <w:rsid w:val="001B5710"/>
    <w:rsid w:val="001B78F5"/>
    <w:rsid w:val="001C5050"/>
    <w:rsid w:val="001C6758"/>
    <w:rsid w:val="001D2047"/>
    <w:rsid w:val="001D2EAE"/>
    <w:rsid w:val="001D4791"/>
    <w:rsid w:val="001D5CB0"/>
    <w:rsid w:val="001D5CE7"/>
    <w:rsid w:val="001E26AE"/>
    <w:rsid w:val="001E3639"/>
    <w:rsid w:val="001E7BF8"/>
    <w:rsid w:val="001F074A"/>
    <w:rsid w:val="001F2E76"/>
    <w:rsid w:val="001F6864"/>
    <w:rsid w:val="002008E5"/>
    <w:rsid w:val="00201ECF"/>
    <w:rsid w:val="00202300"/>
    <w:rsid w:val="00205D24"/>
    <w:rsid w:val="0022275C"/>
    <w:rsid w:val="002235BC"/>
    <w:rsid w:val="002243AC"/>
    <w:rsid w:val="00224E37"/>
    <w:rsid w:val="002252CC"/>
    <w:rsid w:val="00226D37"/>
    <w:rsid w:val="0022713F"/>
    <w:rsid w:val="0023460C"/>
    <w:rsid w:val="00234FB5"/>
    <w:rsid w:val="00235206"/>
    <w:rsid w:val="00236B0D"/>
    <w:rsid w:val="00240C30"/>
    <w:rsid w:val="00242380"/>
    <w:rsid w:val="00243E99"/>
    <w:rsid w:val="00245252"/>
    <w:rsid w:val="00250134"/>
    <w:rsid w:val="002546BC"/>
    <w:rsid w:val="00256C3B"/>
    <w:rsid w:val="00263E0F"/>
    <w:rsid w:val="00264CC1"/>
    <w:rsid w:val="00265BF9"/>
    <w:rsid w:val="002664D4"/>
    <w:rsid w:val="00266D61"/>
    <w:rsid w:val="002701B5"/>
    <w:rsid w:val="00275BCE"/>
    <w:rsid w:val="002779CE"/>
    <w:rsid w:val="0028193C"/>
    <w:rsid w:val="002833A5"/>
    <w:rsid w:val="00285051"/>
    <w:rsid w:val="00291B01"/>
    <w:rsid w:val="00292273"/>
    <w:rsid w:val="002944B2"/>
    <w:rsid w:val="002A38D0"/>
    <w:rsid w:val="002A3B94"/>
    <w:rsid w:val="002A3F8D"/>
    <w:rsid w:val="002A4B0D"/>
    <w:rsid w:val="002B4078"/>
    <w:rsid w:val="002B4168"/>
    <w:rsid w:val="002B438B"/>
    <w:rsid w:val="002B4EA2"/>
    <w:rsid w:val="002B6C8F"/>
    <w:rsid w:val="002C0248"/>
    <w:rsid w:val="002C07EA"/>
    <w:rsid w:val="002C1597"/>
    <w:rsid w:val="002C50AF"/>
    <w:rsid w:val="002C6FBE"/>
    <w:rsid w:val="002D26EC"/>
    <w:rsid w:val="002D4081"/>
    <w:rsid w:val="002D4970"/>
    <w:rsid w:val="002D617C"/>
    <w:rsid w:val="002D6188"/>
    <w:rsid w:val="002D6DC7"/>
    <w:rsid w:val="002D780B"/>
    <w:rsid w:val="002E0F5C"/>
    <w:rsid w:val="002E3174"/>
    <w:rsid w:val="002E3D2B"/>
    <w:rsid w:val="002E4FC1"/>
    <w:rsid w:val="002E75EC"/>
    <w:rsid w:val="002F1937"/>
    <w:rsid w:val="002F1C6E"/>
    <w:rsid w:val="002F20AB"/>
    <w:rsid w:val="002F3C80"/>
    <w:rsid w:val="002F4DE7"/>
    <w:rsid w:val="00303297"/>
    <w:rsid w:val="003045BC"/>
    <w:rsid w:val="003051F3"/>
    <w:rsid w:val="00306C2B"/>
    <w:rsid w:val="003072FA"/>
    <w:rsid w:val="00307E03"/>
    <w:rsid w:val="0031102C"/>
    <w:rsid w:val="003125AF"/>
    <w:rsid w:val="00314C4A"/>
    <w:rsid w:val="00317572"/>
    <w:rsid w:val="00317E64"/>
    <w:rsid w:val="00321263"/>
    <w:rsid w:val="00325644"/>
    <w:rsid w:val="00325D10"/>
    <w:rsid w:val="0032745D"/>
    <w:rsid w:val="0033034A"/>
    <w:rsid w:val="00331020"/>
    <w:rsid w:val="00332708"/>
    <w:rsid w:val="003362FB"/>
    <w:rsid w:val="00336A96"/>
    <w:rsid w:val="003372AD"/>
    <w:rsid w:val="00341A43"/>
    <w:rsid w:val="00343139"/>
    <w:rsid w:val="00343F9B"/>
    <w:rsid w:val="0034490E"/>
    <w:rsid w:val="00345509"/>
    <w:rsid w:val="003505E5"/>
    <w:rsid w:val="00352EDB"/>
    <w:rsid w:val="00355387"/>
    <w:rsid w:val="00355DF3"/>
    <w:rsid w:val="003609DF"/>
    <w:rsid w:val="0036138D"/>
    <w:rsid w:val="00363FD9"/>
    <w:rsid w:val="003713F9"/>
    <w:rsid w:val="003725A6"/>
    <w:rsid w:val="0037590C"/>
    <w:rsid w:val="00377B5B"/>
    <w:rsid w:val="0038282C"/>
    <w:rsid w:val="0038387A"/>
    <w:rsid w:val="00383A92"/>
    <w:rsid w:val="00385D8B"/>
    <w:rsid w:val="00386AC5"/>
    <w:rsid w:val="003878F0"/>
    <w:rsid w:val="0039161A"/>
    <w:rsid w:val="00391DE6"/>
    <w:rsid w:val="003935DA"/>
    <w:rsid w:val="00395AE7"/>
    <w:rsid w:val="003A0E8E"/>
    <w:rsid w:val="003A2610"/>
    <w:rsid w:val="003B138D"/>
    <w:rsid w:val="003B1E88"/>
    <w:rsid w:val="003B27DA"/>
    <w:rsid w:val="003B28B2"/>
    <w:rsid w:val="003B6B3E"/>
    <w:rsid w:val="003B7462"/>
    <w:rsid w:val="003C1340"/>
    <w:rsid w:val="003C1446"/>
    <w:rsid w:val="003C38E7"/>
    <w:rsid w:val="003C4257"/>
    <w:rsid w:val="003D48FC"/>
    <w:rsid w:val="003D4F30"/>
    <w:rsid w:val="003D6570"/>
    <w:rsid w:val="003E0899"/>
    <w:rsid w:val="003E0E81"/>
    <w:rsid w:val="003E2A05"/>
    <w:rsid w:val="003E30E4"/>
    <w:rsid w:val="003E343E"/>
    <w:rsid w:val="003E3F2B"/>
    <w:rsid w:val="003E48A4"/>
    <w:rsid w:val="003E5166"/>
    <w:rsid w:val="003E7E55"/>
    <w:rsid w:val="003F5D71"/>
    <w:rsid w:val="003F6D74"/>
    <w:rsid w:val="003F6EBC"/>
    <w:rsid w:val="003F79B2"/>
    <w:rsid w:val="004006F4"/>
    <w:rsid w:val="004012EA"/>
    <w:rsid w:val="00403CF8"/>
    <w:rsid w:val="00403D99"/>
    <w:rsid w:val="004052DB"/>
    <w:rsid w:val="00411249"/>
    <w:rsid w:val="00411288"/>
    <w:rsid w:val="00413B1F"/>
    <w:rsid w:val="00414297"/>
    <w:rsid w:val="00414792"/>
    <w:rsid w:val="00416312"/>
    <w:rsid w:val="0042121C"/>
    <w:rsid w:val="00421E2B"/>
    <w:rsid w:val="00424208"/>
    <w:rsid w:val="00425A21"/>
    <w:rsid w:val="00426C69"/>
    <w:rsid w:val="004307DF"/>
    <w:rsid w:val="00433DA6"/>
    <w:rsid w:val="00437755"/>
    <w:rsid w:val="00441637"/>
    <w:rsid w:val="00441BAC"/>
    <w:rsid w:val="00443886"/>
    <w:rsid w:val="00444A39"/>
    <w:rsid w:val="00445688"/>
    <w:rsid w:val="0044633C"/>
    <w:rsid w:val="0044648F"/>
    <w:rsid w:val="00446E46"/>
    <w:rsid w:val="00453618"/>
    <w:rsid w:val="004547D0"/>
    <w:rsid w:val="00454BCA"/>
    <w:rsid w:val="004552D4"/>
    <w:rsid w:val="00455CF5"/>
    <w:rsid w:val="00461136"/>
    <w:rsid w:val="0046455B"/>
    <w:rsid w:val="00465159"/>
    <w:rsid w:val="00466983"/>
    <w:rsid w:val="004705B5"/>
    <w:rsid w:val="00470B71"/>
    <w:rsid w:val="004710F8"/>
    <w:rsid w:val="00472106"/>
    <w:rsid w:val="00473070"/>
    <w:rsid w:val="00475DA1"/>
    <w:rsid w:val="0047655B"/>
    <w:rsid w:val="00482B1E"/>
    <w:rsid w:val="00482CB8"/>
    <w:rsid w:val="00484CE4"/>
    <w:rsid w:val="00485D8B"/>
    <w:rsid w:val="004864E8"/>
    <w:rsid w:val="0049703F"/>
    <w:rsid w:val="004A047F"/>
    <w:rsid w:val="004A233F"/>
    <w:rsid w:val="004A77A6"/>
    <w:rsid w:val="004B0AA7"/>
    <w:rsid w:val="004B0E72"/>
    <w:rsid w:val="004B1765"/>
    <w:rsid w:val="004B45B5"/>
    <w:rsid w:val="004B4996"/>
    <w:rsid w:val="004B4D8B"/>
    <w:rsid w:val="004B508F"/>
    <w:rsid w:val="004B7234"/>
    <w:rsid w:val="004C0591"/>
    <w:rsid w:val="004C110D"/>
    <w:rsid w:val="004C13A0"/>
    <w:rsid w:val="004C33F5"/>
    <w:rsid w:val="004D1E03"/>
    <w:rsid w:val="004D1E9C"/>
    <w:rsid w:val="004D271B"/>
    <w:rsid w:val="004D4211"/>
    <w:rsid w:val="004D649A"/>
    <w:rsid w:val="004D7478"/>
    <w:rsid w:val="004E1E39"/>
    <w:rsid w:val="004E205E"/>
    <w:rsid w:val="004E2262"/>
    <w:rsid w:val="004E2D19"/>
    <w:rsid w:val="004E51F5"/>
    <w:rsid w:val="004E5938"/>
    <w:rsid w:val="004F012B"/>
    <w:rsid w:val="004F1945"/>
    <w:rsid w:val="004F24F0"/>
    <w:rsid w:val="004F4DF5"/>
    <w:rsid w:val="004F54BB"/>
    <w:rsid w:val="004F64A2"/>
    <w:rsid w:val="004F7302"/>
    <w:rsid w:val="004F7E71"/>
    <w:rsid w:val="005003CC"/>
    <w:rsid w:val="00500EE2"/>
    <w:rsid w:val="005015B8"/>
    <w:rsid w:val="0050167F"/>
    <w:rsid w:val="00502064"/>
    <w:rsid w:val="005051B7"/>
    <w:rsid w:val="00505483"/>
    <w:rsid w:val="005067EF"/>
    <w:rsid w:val="005076FD"/>
    <w:rsid w:val="00511DDC"/>
    <w:rsid w:val="00515255"/>
    <w:rsid w:val="00520D14"/>
    <w:rsid w:val="005224EA"/>
    <w:rsid w:val="00524E9E"/>
    <w:rsid w:val="00524FBE"/>
    <w:rsid w:val="005252DF"/>
    <w:rsid w:val="00527758"/>
    <w:rsid w:val="00531B05"/>
    <w:rsid w:val="00532D7A"/>
    <w:rsid w:val="00532F06"/>
    <w:rsid w:val="00533193"/>
    <w:rsid w:val="00533FA4"/>
    <w:rsid w:val="005343AA"/>
    <w:rsid w:val="0053585D"/>
    <w:rsid w:val="00536A8C"/>
    <w:rsid w:val="00543DE2"/>
    <w:rsid w:val="005509C3"/>
    <w:rsid w:val="00554504"/>
    <w:rsid w:val="00554CBA"/>
    <w:rsid w:val="005572D2"/>
    <w:rsid w:val="00557F57"/>
    <w:rsid w:val="005600D1"/>
    <w:rsid w:val="00561A22"/>
    <w:rsid w:val="00561F7F"/>
    <w:rsid w:val="00562B8D"/>
    <w:rsid w:val="005638A7"/>
    <w:rsid w:val="00564E60"/>
    <w:rsid w:val="0056608C"/>
    <w:rsid w:val="00566D2D"/>
    <w:rsid w:val="00566D58"/>
    <w:rsid w:val="00570AD9"/>
    <w:rsid w:val="0057266C"/>
    <w:rsid w:val="0057290C"/>
    <w:rsid w:val="00574316"/>
    <w:rsid w:val="00575EF9"/>
    <w:rsid w:val="00576012"/>
    <w:rsid w:val="00581152"/>
    <w:rsid w:val="0058129D"/>
    <w:rsid w:val="0058477D"/>
    <w:rsid w:val="00584CE4"/>
    <w:rsid w:val="005871AE"/>
    <w:rsid w:val="00587896"/>
    <w:rsid w:val="00592C62"/>
    <w:rsid w:val="0059415C"/>
    <w:rsid w:val="00594E99"/>
    <w:rsid w:val="00595072"/>
    <w:rsid w:val="005A18E7"/>
    <w:rsid w:val="005A585A"/>
    <w:rsid w:val="005A59AB"/>
    <w:rsid w:val="005B0ABB"/>
    <w:rsid w:val="005B24FF"/>
    <w:rsid w:val="005B25BE"/>
    <w:rsid w:val="005B3B7E"/>
    <w:rsid w:val="005B4BEB"/>
    <w:rsid w:val="005C045C"/>
    <w:rsid w:val="005C1F3E"/>
    <w:rsid w:val="005C6894"/>
    <w:rsid w:val="005C7BE1"/>
    <w:rsid w:val="005C7EDD"/>
    <w:rsid w:val="005D0883"/>
    <w:rsid w:val="005D3939"/>
    <w:rsid w:val="005D62E2"/>
    <w:rsid w:val="005D6BA6"/>
    <w:rsid w:val="005D6C72"/>
    <w:rsid w:val="005E0BE8"/>
    <w:rsid w:val="005E19E0"/>
    <w:rsid w:val="005F287A"/>
    <w:rsid w:val="005F4B3A"/>
    <w:rsid w:val="005F6A0E"/>
    <w:rsid w:val="005F6FDC"/>
    <w:rsid w:val="00601D0B"/>
    <w:rsid w:val="006049A7"/>
    <w:rsid w:val="00605AF3"/>
    <w:rsid w:val="00606713"/>
    <w:rsid w:val="0061095B"/>
    <w:rsid w:val="00612E91"/>
    <w:rsid w:val="006140F4"/>
    <w:rsid w:val="006168DE"/>
    <w:rsid w:val="006170E5"/>
    <w:rsid w:val="00617C97"/>
    <w:rsid w:val="00617CDF"/>
    <w:rsid w:val="006214D3"/>
    <w:rsid w:val="006234EC"/>
    <w:rsid w:val="00632655"/>
    <w:rsid w:val="00632E2B"/>
    <w:rsid w:val="00634C9F"/>
    <w:rsid w:val="0063548D"/>
    <w:rsid w:val="00636698"/>
    <w:rsid w:val="00640B0C"/>
    <w:rsid w:val="006475B8"/>
    <w:rsid w:val="00647700"/>
    <w:rsid w:val="006538E1"/>
    <w:rsid w:val="00654363"/>
    <w:rsid w:val="006546C9"/>
    <w:rsid w:val="00654B5B"/>
    <w:rsid w:val="006554A3"/>
    <w:rsid w:val="00655B4D"/>
    <w:rsid w:val="006610D6"/>
    <w:rsid w:val="0066338A"/>
    <w:rsid w:val="00663FCA"/>
    <w:rsid w:val="006655EB"/>
    <w:rsid w:val="00665EBE"/>
    <w:rsid w:val="00670B9D"/>
    <w:rsid w:val="00670BFC"/>
    <w:rsid w:val="0067169C"/>
    <w:rsid w:val="00673185"/>
    <w:rsid w:val="006731EE"/>
    <w:rsid w:val="00675448"/>
    <w:rsid w:val="0067758E"/>
    <w:rsid w:val="0068391E"/>
    <w:rsid w:val="00687EF3"/>
    <w:rsid w:val="00687F23"/>
    <w:rsid w:val="00690EFD"/>
    <w:rsid w:val="006912EA"/>
    <w:rsid w:val="00692035"/>
    <w:rsid w:val="006926B8"/>
    <w:rsid w:val="00693A42"/>
    <w:rsid w:val="00694B5D"/>
    <w:rsid w:val="00696155"/>
    <w:rsid w:val="00696F27"/>
    <w:rsid w:val="006A0071"/>
    <w:rsid w:val="006A6001"/>
    <w:rsid w:val="006B022A"/>
    <w:rsid w:val="006B09B6"/>
    <w:rsid w:val="006B1090"/>
    <w:rsid w:val="006B21BF"/>
    <w:rsid w:val="006B35BD"/>
    <w:rsid w:val="006B478A"/>
    <w:rsid w:val="006B6446"/>
    <w:rsid w:val="006C39E6"/>
    <w:rsid w:val="006D0A39"/>
    <w:rsid w:val="006D19BC"/>
    <w:rsid w:val="006D3FB1"/>
    <w:rsid w:val="006D64C0"/>
    <w:rsid w:val="006D6687"/>
    <w:rsid w:val="006E1F2F"/>
    <w:rsid w:val="006E240F"/>
    <w:rsid w:val="006E69FB"/>
    <w:rsid w:val="006F002C"/>
    <w:rsid w:val="006F15B5"/>
    <w:rsid w:val="00700820"/>
    <w:rsid w:val="00700DC6"/>
    <w:rsid w:val="00700F91"/>
    <w:rsid w:val="00701A94"/>
    <w:rsid w:val="00702D8B"/>
    <w:rsid w:val="0070331E"/>
    <w:rsid w:val="00703CCE"/>
    <w:rsid w:val="007055B1"/>
    <w:rsid w:val="00705F3C"/>
    <w:rsid w:val="0071559F"/>
    <w:rsid w:val="007169DD"/>
    <w:rsid w:val="00720A8A"/>
    <w:rsid w:val="007247D6"/>
    <w:rsid w:val="00724B72"/>
    <w:rsid w:val="0073148D"/>
    <w:rsid w:val="00733BB6"/>
    <w:rsid w:val="00742FC9"/>
    <w:rsid w:val="007448BA"/>
    <w:rsid w:val="00747AF9"/>
    <w:rsid w:val="00750AC1"/>
    <w:rsid w:val="00752943"/>
    <w:rsid w:val="00752C22"/>
    <w:rsid w:val="0075413A"/>
    <w:rsid w:val="007558E6"/>
    <w:rsid w:val="00756D6E"/>
    <w:rsid w:val="007576B3"/>
    <w:rsid w:val="00761AD3"/>
    <w:rsid w:val="00761FC6"/>
    <w:rsid w:val="0076335D"/>
    <w:rsid w:val="00764339"/>
    <w:rsid w:val="00765470"/>
    <w:rsid w:val="007657EA"/>
    <w:rsid w:val="007659C2"/>
    <w:rsid w:val="00770900"/>
    <w:rsid w:val="00772B03"/>
    <w:rsid w:val="007751F0"/>
    <w:rsid w:val="00775231"/>
    <w:rsid w:val="00777545"/>
    <w:rsid w:val="007864D9"/>
    <w:rsid w:val="00791689"/>
    <w:rsid w:val="0079220F"/>
    <w:rsid w:val="0079387B"/>
    <w:rsid w:val="0079616D"/>
    <w:rsid w:val="007A2190"/>
    <w:rsid w:val="007A39FE"/>
    <w:rsid w:val="007A4C49"/>
    <w:rsid w:val="007A58DB"/>
    <w:rsid w:val="007A59E5"/>
    <w:rsid w:val="007A69EB"/>
    <w:rsid w:val="007B43F6"/>
    <w:rsid w:val="007B6D36"/>
    <w:rsid w:val="007B764C"/>
    <w:rsid w:val="007B77EA"/>
    <w:rsid w:val="007C1220"/>
    <w:rsid w:val="007C391B"/>
    <w:rsid w:val="007C4889"/>
    <w:rsid w:val="007C4B87"/>
    <w:rsid w:val="007C6CA7"/>
    <w:rsid w:val="007C6F26"/>
    <w:rsid w:val="007C70E6"/>
    <w:rsid w:val="007C745E"/>
    <w:rsid w:val="007D0EDE"/>
    <w:rsid w:val="007D2DBE"/>
    <w:rsid w:val="007D4AD8"/>
    <w:rsid w:val="007D7111"/>
    <w:rsid w:val="007E1B9D"/>
    <w:rsid w:val="007E301B"/>
    <w:rsid w:val="007E5156"/>
    <w:rsid w:val="007E55E2"/>
    <w:rsid w:val="007E6B7B"/>
    <w:rsid w:val="007E7AE9"/>
    <w:rsid w:val="007F550C"/>
    <w:rsid w:val="00800FC8"/>
    <w:rsid w:val="00807988"/>
    <w:rsid w:val="0081244A"/>
    <w:rsid w:val="00816AD9"/>
    <w:rsid w:val="00820772"/>
    <w:rsid w:val="0082081C"/>
    <w:rsid w:val="00823F30"/>
    <w:rsid w:val="0082739D"/>
    <w:rsid w:val="00827BC5"/>
    <w:rsid w:val="00830D2E"/>
    <w:rsid w:val="00832F1B"/>
    <w:rsid w:val="00834639"/>
    <w:rsid w:val="008355CF"/>
    <w:rsid w:val="00836093"/>
    <w:rsid w:val="0083659D"/>
    <w:rsid w:val="008448EB"/>
    <w:rsid w:val="008451FC"/>
    <w:rsid w:val="008544E0"/>
    <w:rsid w:val="00864121"/>
    <w:rsid w:val="008655B9"/>
    <w:rsid w:val="008666BC"/>
    <w:rsid w:val="00876845"/>
    <w:rsid w:val="00876862"/>
    <w:rsid w:val="00877474"/>
    <w:rsid w:val="00881117"/>
    <w:rsid w:val="00881F27"/>
    <w:rsid w:val="008837F0"/>
    <w:rsid w:val="00883F64"/>
    <w:rsid w:val="00884C6E"/>
    <w:rsid w:val="00884EC3"/>
    <w:rsid w:val="00887112"/>
    <w:rsid w:val="00897804"/>
    <w:rsid w:val="008A0716"/>
    <w:rsid w:val="008A0A3E"/>
    <w:rsid w:val="008A17BD"/>
    <w:rsid w:val="008A29EB"/>
    <w:rsid w:val="008A612F"/>
    <w:rsid w:val="008A73AD"/>
    <w:rsid w:val="008B31EA"/>
    <w:rsid w:val="008B50EB"/>
    <w:rsid w:val="008B6D97"/>
    <w:rsid w:val="008C0F6D"/>
    <w:rsid w:val="008C167A"/>
    <w:rsid w:val="008C28D6"/>
    <w:rsid w:val="008C3DCF"/>
    <w:rsid w:val="008C5EDF"/>
    <w:rsid w:val="008C6692"/>
    <w:rsid w:val="008D1DED"/>
    <w:rsid w:val="008D2E51"/>
    <w:rsid w:val="008D7A9F"/>
    <w:rsid w:val="008D7C76"/>
    <w:rsid w:val="008D7E35"/>
    <w:rsid w:val="008E22CB"/>
    <w:rsid w:val="008E22E8"/>
    <w:rsid w:val="008E2B7B"/>
    <w:rsid w:val="008E47EF"/>
    <w:rsid w:val="008F045E"/>
    <w:rsid w:val="008F06B3"/>
    <w:rsid w:val="008F295C"/>
    <w:rsid w:val="008F3DD4"/>
    <w:rsid w:val="008F4527"/>
    <w:rsid w:val="008F637C"/>
    <w:rsid w:val="00901CF8"/>
    <w:rsid w:val="00902195"/>
    <w:rsid w:val="00903566"/>
    <w:rsid w:val="00903D12"/>
    <w:rsid w:val="00906659"/>
    <w:rsid w:val="009112CE"/>
    <w:rsid w:val="00912893"/>
    <w:rsid w:val="00915774"/>
    <w:rsid w:val="009171D8"/>
    <w:rsid w:val="00921C19"/>
    <w:rsid w:val="009263F1"/>
    <w:rsid w:val="009300D8"/>
    <w:rsid w:val="00930F6B"/>
    <w:rsid w:val="00934F56"/>
    <w:rsid w:val="009357B6"/>
    <w:rsid w:val="0093665C"/>
    <w:rsid w:val="00937309"/>
    <w:rsid w:val="00937931"/>
    <w:rsid w:val="0094597A"/>
    <w:rsid w:val="00945DE5"/>
    <w:rsid w:val="00946C5A"/>
    <w:rsid w:val="00947B76"/>
    <w:rsid w:val="00952FF1"/>
    <w:rsid w:val="009555D4"/>
    <w:rsid w:val="009578D6"/>
    <w:rsid w:val="00957AED"/>
    <w:rsid w:val="009600D4"/>
    <w:rsid w:val="00961676"/>
    <w:rsid w:val="009626E3"/>
    <w:rsid w:val="009630C0"/>
    <w:rsid w:val="00963D02"/>
    <w:rsid w:val="00967F70"/>
    <w:rsid w:val="00970860"/>
    <w:rsid w:val="00971C5E"/>
    <w:rsid w:val="00974BB1"/>
    <w:rsid w:val="00976A03"/>
    <w:rsid w:val="00976D1C"/>
    <w:rsid w:val="00976E63"/>
    <w:rsid w:val="00981B44"/>
    <w:rsid w:val="00982627"/>
    <w:rsid w:val="00982973"/>
    <w:rsid w:val="00983402"/>
    <w:rsid w:val="00983731"/>
    <w:rsid w:val="00983C85"/>
    <w:rsid w:val="00985565"/>
    <w:rsid w:val="0099006D"/>
    <w:rsid w:val="009A249E"/>
    <w:rsid w:val="009A2BA0"/>
    <w:rsid w:val="009A7121"/>
    <w:rsid w:val="009B01AC"/>
    <w:rsid w:val="009B01F9"/>
    <w:rsid w:val="009B1752"/>
    <w:rsid w:val="009B1862"/>
    <w:rsid w:val="009B187D"/>
    <w:rsid w:val="009B2A7A"/>
    <w:rsid w:val="009B4F98"/>
    <w:rsid w:val="009B537E"/>
    <w:rsid w:val="009C0AC7"/>
    <w:rsid w:val="009C2DFF"/>
    <w:rsid w:val="009C6C0A"/>
    <w:rsid w:val="009D3848"/>
    <w:rsid w:val="009D4801"/>
    <w:rsid w:val="009D4AAF"/>
    <w:rsid w:val="009D688B"/>
    <w:rsid w:val="009E09D3"/>
    <w:rsid w:val="009E0B20"/>
    <w:rsid w:val="009E1CE4"/>
    <w:rsid w:val="009E45AE"/>
    <w:rsid w:val="009E7268"/>
    <w:rsid w:val="009E7336"/>
    <w:rsid w:val="009F2A98"/>
    <w:rsid w:val="009F4031"/>
    <w:rsid w:val="009F5F59"/>
    <w:rsid w:val="009F7A90"/>
    <w:rsid w:val="00A023D5"/>
    <w:rsid w:val="00A0367E"/>
    <w:rsid w:val="00A05F46"/>
    <w:rsid w:val="00A117D4"/>
    <w:rsid w:val="00A213D2"/>
    <w:rsid w:val="00A221ED"/>
    <w:rsid w:val="00A2227A"/>
    <w:rsid w:val="00A25E7B"/>
    <w:rsid w:val="00A32412"/>
    <w:rsid w:val="00A332BE"/>
    <w:rsid w:val="00A33864"/>
    <w:rsid w:val="00A34805"/>
    <w:rsid w:val="00A37623"/>
    <w:rsid w:val="00A40BD3"/>
    <w:rsid w:val="00A421B3"/>
    <w:rsid w:val="00A4364A"/>
    <w:rsid w:val="00A43776"/>
    <w:rsid w:val="00A4529D"/>
    <w:rsid w:val="00A45B27"/>
    <w:rsid w:val="00A4740B"/>
    <w:rsid w:val="00A5085F"/>
    <w:rsid w:val="00A524FF"/>
    <w:rsid w:val="00A55A93"/>
    <w:rsid w:val="00A5690B"/>
    <w:rsid w:val="00A56EF7"/>
    <w:rsid w:val="00A6457E"/>
    <w:rsid w:val="00A650A1"/>
    <w:rsid w:val="00A668D0"/>
    <w:rsid w:val="00A67EB8"/>
    <w:rsid w:val="00A71D2C"/>
    <w:rsid w:val="00A71E98"/>
    <w:rsid w:val="00A724D7"/>
    <w:rsid w:val="00A81CB1"/>
    <w:rsid w:val="00A834B5"/>
    <w:rsid w:val="00A84BB8"/>
    <w:rsid w:val="00A84C74"/>
    <w:rsid w:val="00A91AED"/>
    <w:rsid w:val="00A91E3B"/>
    <w:rsid w:val="00A92D86"/>
    <w:rsid w:val="00A94090"/>
    <w:rsid w:val="00A94EE3"/>
    <w:rsid w:val="00A95E77"/>
    <w:rsid w:val="00A95F9D"/>
    <w:rsid w:val="00A968A2"/>
    <w:rsid w:val="00A96A2C"/>
    <w:rsid w:val="00AA0ACD"/>
    <w:rsid w:val="00AA19CE"/>
    <w:rsid w:val="00AA3C5F"/>
    <w:rsid w:val="00AA3D12"/>
    <w:rsid w:val="00AA4824"/>
    <w:rsid w:val="00AB2D74"/>
    <w:rsid w:val="00AB3235"/>
    <w:rsid w:val="00AB3A5D"/>
    <w:rsid w:val="00AB5399"/>
    <w:rsid w:val="00AB7D20"/>
    <w:rsid w:val="00AC0056"/>
    <w:rsid w:val="00AC0DAA"/>
    <w:rsid w:val="00AC3AD0"/>
    <w:rsid w:val="00AC44E4"/>
    <w:rsid w:val="00AC5265"/>
    <w:rsid w:val="00AC5712"/>
    <w:rsid w:val="00AC5BAC"/>
    <w:rsid w:val="00AC65D9"/>
    <w:rsid w:val="00AC6808"/>
    <w:rsid w:val="00AC6C67"/>
    <w:rsid w:val="00AC6F55"/>
    <w:rsid w:val="00AD17CC"/>
    <w:rsid w:val="00AD406B"/>
    <w:rsid w:val="00AD48F1"/>
    <w:rsid w:val="00AD504A"/>
    <w:rsid w:val="00AD54D6"/>
    <w:rsid w:val="00AD680B"/>
    <w:rsid w:val="00AE40EE"/>
    <w:rsid w:val="00AE4916"/>
    <w:rsid w:val="00AE6235"/>
    <w:rsid w:val="00AF4446"/>
    <w:rsid w:val="00AF4F6C"/>
    <w:rsid w:val="00AF5F2B"/>
    <w:rsid w:val="00AF6D11"/>
    <w:rsid w:val="00B02A49"/>
    <w:rsid w:val="00B056CB"/>
    <w:rsid w:val="00B07922"/>
    <w:rsid w:val="00B128E3"/>
    <w:rsid w:val="00B20452"/>
    <w:rsid w:val="00B20B5A"/>
    <w:rsid w:val="00B20BA4"/>
    <w:rsid w:val="00B226FF"/>
    <w:rsid w:val="00B22757"/>
    <w:rsid w:val="00B24DFB"/>
    <w:rsid w:val="00B2602B"/>
    <w:rsid w:val="00B2623C"/>
    <w:rsid w:val="00B262B5"/>
    <w:rsid w:val="00B30B2C"/>
    <w:rsid w:val="00B30C87"/>
    <w:rsid w:val="00B3240A"/>
    <w:rsid w:val="00B32E49"/>
    <w:rsid w:val="00B34809"/>
    <w:rsid w:val="00B36BA0"/>
    <w:rsid w:val="00B379A3"/>
    <w:rsid w:val="00B417BF"/>
    <w:rsid w:val="00B41EBD"/>
    <w:rsid w:val="00B42F59"/>
    <w:rsid w:val="00B446D0"/>
    <w:rsid w:val="00B46301"/>
    <w:rsid w:val="00B463D9"/>
    <w:rsid w:val="00B47A72"/>
    <w:rsid w:val="00B515EE"/>
    <w:rsid w:val="00B51FEB"/>
    <w:rsid w:val="00B52698"/>
    <w:rsid w:val="00B527DD"/>
    <w:rsid w:val="00B5459A"/>
    <w:rsid w:val="00B55F0E"/>
    <w:rsid w:val="00B56BEB"/>
    <w:rsid w:val="00B60986"/>
    <w:rsid w:val="00B61023"/>
    <w:rsid w:val="00B61D69"/>
    <w:rsid w:val="00B625E5"/>
    <w:rsid w:val="00B63953"/>
    <w:rsid w:val="00B6508F"/>
    <w:rsid w:val="00B72A7C"/>
    <w:rsid w:val="00B7569B"/>
    <w:rsid w:val="00B7636A"/>
    <w:rsid w:val="00B764BF"/>
    <w:rsid w:val="00B7728B"/>
    <w:rsid w:val="00B8017D"/>
    <w:rsid w:val="00B80783"/>
    <w:rsid w:val="00B83409"/>
    <w:rsid w:val="00B86300"/>
    <w:rsid w:val="00B9040A"/>
    <w:rsid w:val="00B91E0E"/>
    <w:rsid w:val="00B956B1"/>
    <w:rsid w:val="00B96C87"/>
    <w:rsid w:val="00B97C3F"/>
    <w:rsid w:val="00BA1A3E"/>
    <w:rsid w:val="00BA3383"/>
    <w:rsid w:val="00BA3C23"/>
    <w:rsid w:val="00BA47CE"/>
    <w:rsid w:val="00BA52A2"/>
    <w:rsid w:val="00BA58FC"/>
    <w:rsid w:val="00BA5CAC"/>
    <w:rsid w:val="00BA6338"/>
    <w:rsid w:val="00BA7104"/>
    <w:rsid w:val="00BA799D"/>
    <w:rsid w:val="00BB01A4"/>
    <w:rsid w:val="00BB1D8F"/>
    <w:rsid w:val="00BB4135"/>
    <w:rsid w:val="00BB58A5"/>
    <w:rsid w:val="00BB5D8D"/>
    <w:rsid w:val="00BB630F"/>
    <w:rsid w:val="00BB6568"/>
    <w:rsid w:val="00BC134C"/>
    <w:rsid w:val="00BC4DF4"/>
    <w:rsid w:val="00BC5E44"/>
    <w:rsid w:val="00BD281D"/>
    <w:rsid w:val="00BD2849"/>
    <w:rsid w:val="00BD3EB8"/>
    <w:rsid w:val="00BD4ACD"/>
    <w:rsid w:val="00BD525E"/>
    <w:rsid w:val="00BD55AC"/>
    <w:rsid w:val="00BD5FF6"/>
    <w:rsid w:val="00BD791B"/>
    <w:rsid w:val="00BD7D05"/>
    <w:rsid w:val="00BE01A1"/>
    <w:rsid w:val="00BE1BA2"/>
    <w:rsid w:val="00BE2E93"/>
    <w:rsid w:val="00BE4FC0"/>
    <w:rsid w:val="00BE5D5F"/>
    <w:rsid w:val="00BE6214"/>
    <w:rsid w:val="00BE66BA"/>
    <w:rsid w:val="00BE7C44"/>
    <w:rsid w:val="00BF00E5"/>
    <w:rsid w:val="00BF0999"/>
    <w:rsid w:val="00BF0BA3"/>
    <w:rsid w:val="00BF38E1"/>
    <w:rsid w:val="00BF4A9B"/>
    <w:rsid w:val="00BF4CDB"/>
    <w:rsid w:val="00BF55C1"/>
    <w:rsid w:val="00BF58B4"/>
    <w:rsid w:val="00BF75A4"/>
    <w:rsid w:val="00C02E40"/>
    <w:rsid w:val="00C0376F"/>
    <w:rsid w:val="00C04C4B"/>
    <w:rsid w:val="00C06453"/>
    <w:rsid w:val="00C10380"/>
    <w:rsid w:val="00C10580"/>
    <w:rsid w:val="00C14322"/>
    <w:rsid w:val="00C14A75"/>
    <w:rsid w:val="00C15A3D"/>
    <w:rsid w:val="00C216B4"/>
    <w:rsid w:val="00C219F4"/>
    <w:rsid w:val="00C224BC"/>
    <w:rsid w:val="00C24307"/>
    <w:rsid w:val="00C24B41"/>
    <w:rsid w:val="00C24DF0"/>
    <w:rsid w:val="00C27064"/>
    <w:rsid w:val="00C2719C"/>
    <w:rsid w:val="00C32EE7"/>
    <w:rsid w:val="00C35323"/>
    <w:rsid w:val="00C37083"/>
    <w:rsid w:val="00C4028C"/>
    <w:rsid w:val="00C408AE"/>
    <w:rsid w:val="00C417D1"/>
    <w:rsid w:val="00C44D8D"/>
    <w:rsid w:val="00C4502E"/>
    <w:rsid w:val="00C46AEE"/>
    <w:rsid w:val="00C500F7"/>
    <w:rsid w:val="00C50731"/>
    <w:rsid w:val="00C51217"/>
    <w:rsid w:val="00C51FE8"/>
    <w:rsid w:val="00C5573D"/>
    <w:rsid w:val="00C57923"/>
    <w:rsid w:val="00C60443"/>
    <w:rsid w:val="00C60F76"/>
    <w:rsid w:val="00C64E17"/>
    <w:rsid w:val="00C655B4"/>
    <w:rsid w:val="00C65CBE"/>
    <w:rsid w:val="00C66297"/>
    <w:rsid w:val="00C71A2C"/>
    <w:rsid w:val="00C72208"/>
    <w:rsid w:val="00C72430"/>
    <w:rsid w:val="00C72AF1"/>
    <w:rsid w:val="00C73696"/>
    <w:rsid w:val="00C73CA1"/>
    <w:rsid w:val="00C74B37"/>
    <w:rsid w:val="00C760EC"/>
    <w:rsid w:val="00C802AF"/>
    <w:rsid w:val="00C81B27"/>
    <w:rsid w:val="00C82D95"/>
    <w:rsid w:val="00C82ECA"/>
    <w:rsid w:val="00C85F8D"/>
    <w:rsid w:val="00C90572"/>
    <w:rsid w:val="00C91E04"/>
    <w:rsid w:val="00C924ED"/>
    <w:rsid w:val="00C95928"/>
    <w:rsid w:val="00CA0EB6"/>
    <w:rsid w:val="00CA11EB"/>
    <w:rsid w:val="00CA147F"/>
    <w:rsid w:val="00CA43ED"/>
    <w:rsid w:val="00CB07C0"/>
    <w:rsid w:val="00CB3921"/>
    <w:rsid w:val="00CC0111"/>
    <w:rsid w:val="00CC518C"/>
    <w:rsid w:val="00CC5C9D"/>
    <w:rsid w:val="00CC5FBC"/>
    <w:rsid w:val="00CC7437"/>
    <w:rsid w:val="00CD0C10"/>
    <w:rsid w:val="00CD5710"/>
    <w:rsid w:val="00CE15FE"/>
    <w:rsid w:val="00CE41F2"/>
    <w:rsid w:val="00CE4987"/>
    <w:rsid w:val="00CE7196"/>
    <w:rsid w:val="00CE7E19"/>
    <w:rsid w:val="00CF014A"/>
    <w:rsid w:val="00CF02CF"/>
    <w:rsid w:val="00CF1CE8"/>
    <w:rsid w:val="00CF2816"/>
    <w:rsid w:val="00CF77A4"/>
    <w:rsid w:val="00D0155A"/>
    <w:rsid w:val="00D06ED7"/>
    <w:rsid w:val="00D0784D"/>
    <w:rsid w:val="00D12AFC"/>
    <w:rsid w:val="00D27F68"/>
    <w:rsid w:val="00D30282"/>
    <w:rsid w:val="00D30D7A"/>
    <w:rsid w:val="00D32266"/>
    <w:rsid w:val="00D32E4C"/>
    <w:rsid w:val="00D34A35"/>
    <w:rsid w:val="00D400B9"/>
    <w:rsid w:val="00D41272"/>
    <w:rsid w:val="00D412B8"/>
    <w:rsid w:val="00D44200"/>
    <w:rsid w:val="00D470E8"/>
    <w:rsid w:val="00D4791A"/>
    <w:rsid w:val="00D47980"/>
    <w:rsid w:val="00D47B20"/>
    <w:rsid w:val="00D50AE3"/>
    <w:rsid w:val="00D50DFA"/>
    <w:rsid w:val="00D52793"/>
    <w:rsid w:val="00D52BF2"/>
    <w:rsid w:val="00D52C2F"/>
    <w:rsid w:val="00D53B4A"/>
    <w:rsid w:val="00D54225"/>
    <w:rsid w:val="00D55924"/>
    <w:rsid w:val="00D55A21"/>
    <w:rsid w:val="00D57E53"/>
    <w:rsid w:val="00D600B3"/>
    <w:rsid w:val="00D6115C"/>
    <w:rsid w:val="00D637F1"/>
    <w:rsid w:val="00D64E3C"/>
    <w:rsid w:val="00D653A8"/>
    <w:rsid w:val="00D6618A"/>
    <w:rsid w:val="00D676C4"/>
    <w:rsid w:val="00D72302"/>
    <w:rsid w:val="00D74B20"/>
    <w:rsid w:val="00D80071"/>
    <w:rsid w:val="00D82D66"/>
    <w:rsid w:val="00D864FE"/>
    <w:rsid w:val="00D86EAE"/>
    <w:rsid w:val="00D87606"/>
    <w:rsid w:val="00D90CEB"/>
    <w:rsid w:val="00D912CD"/>
    <w:rsid w:val="00D922B8"/>
    <w:rsid w:val="00D931BC"/>
    <w:rsid w:val="00D95D16"/>
    <w:rsid w:val="00D96697"/>
    <w:rsid w:val="00D96CAF"/>
    <w:rsid w:val="00D96E35"/>
    <w:rsid w:val="00DA57C4"/>
    <w:rsid w:val="00DA637C"/>
    <w:rsid w:val="00DB0D73"/>
    <w:rsid w:val="00DB16B5"/>
    <w:rsid w:val="00DB4E40"/>
    <w:rsid w:val="00DB528C"/>
    <w:rsid w:val="00DB6107"/>
    <w:rsid w:val="00DB6590"/>
    <w:rsid w:val="00DB6A25"/>
    <w:rsid w:val="00DB7E3F"/>
    <w:rsid w:val="00DC1F40"/>
    <w:rsid w:val="00DC22C8"/>
    <w:rsid w:val="00DC47E1"/>
    <w:rsid w:val="00DC7BF9"/>
    <w:rsid w:val="00DD3FB6"/>
    <w:rsid w:val="00DD6EFF"/>
    <w:rsid w:val="00DE07F3"/>
    <w:rsid w:val="00DE20B8"/>
    <w:rsid w:val="00DE4642"/>
    <w:rsid w:val="00DF36CD"/>
    <w:rsid w:val="00DF439B"/>
    <w:rsid w:val="00E0027D"/>
    <w:rsid w:val="00E00DDA"/>
    <w:rsid w:val="00E024E2"/>
    <w:rsid w:val="00E04388"/>
    <w:rsid w:val="00E04C6A"/>
    <w:rsid w:val="00E05DE1"/>
    <w:rsid w:val="00E11301"/>
    <w:rsid w:val="00E12B31"/>
    <w:rsid w:val="00E1468E"/>
    <w:rsid w:val="00E146F0"/>
    <w:rsid w:val="00E14771"/>
    <w:rsid w:val="00E17D38"/>
    <w:rsid w:val="00E20AD6"/>
    <w:rsid w:val="00E23053"/>
    <w:rsid w:val="00E24EB4"/>
    <w:rsid w:val="00E2515D"/>
    <w:rsid w:val="00E307E5"/>
    <w:rsid w:val="00E36351"/>
    <w:rsid w:val="00E36ADC"/>
    <w:rsid w:val="00E36B0D"/>
    <w:rsid w:val="00E4021B"/>
    <w:rsid w:val="00E433A5"/>
    <w:rsid w:val="00E46E39"/>
    <w:rsid w:val="00E47BA4"/>
    <w:rsid w:val="00E47D4D"/>
    <w:rsid w:val="00E53673"/>
    <w:rsid w:val="00E55133"/>
    <w:rsid w:val="00E63E43"/>
    <w:rsid w:val="00E6642C"/>
    <w:rsid w:val="00E7100A"/>
    <w:rsid w:val="00E72767"/>
    <w:rsid w:val="00E728D2"/>
    <w:rsid w:val="00E76049"/>
    <w:rsid w:val="00E8060A"/>
    <w:rsid w:val="00E81953"/>
    <w:rsid w:val="00E81B21"/>
    <w:rsid w:val="00E8360F"/>
    <w:rsid w:val="00E85B3B"/>
    <w:rsid w:val="00E86645"/>
    <w:rsid w:val="00E8760C"/>
    <w:rsid w:val="00E9393F"/>
    <w:rsid w:val="00E941D1"/>
    <w:rsid w:val="00E94463"/>
    <w:rsid w:val="00E97D84"/>
    <w:rsid w:val="00EA10B8"/>
    <w:rsid w:val="00EA16AF"/>
    <w:rsid w:val="00EA3FCF"/>
    <w:rsid w:val="00EA7C1A"/>
    <w:rsid w:val="00EB1663"/>
    <w:rsid w:val="00EB3149"/>
    <w:rsid w:val="00EB7B07"/>
    <w:rsid w:val="00EC22C6"/>
    <w:rsid w:val="00EC2E09"/>
    <w:rsid w:val="00EC3126"/>
    <w:rsid w:val="00ED047B"/>
    <w:rsid w:val="00ED1A23"/>
    <w:rsid w:val="00ED229B"/>
    <w:rsid w:val="00ED29E7"/>
    <w:rsid w:val="00ED4F9F"/>
    <w:rsid w:val="00EE0567"/>
    <w:rsid w:val="00EE0E73"/>
    <w:rsid w:val="00EE3FBB"/>
    <w:rsid w:val="00EE628D"/>
    <w:rsid w:val="00EE6C5D"/>
    <w:rsid w:val="00EF0971"/>
    <w:rsid w:val="00EF09F6"/>
    <w:rsid w:val="00EF1BB2"/>
    <w:rsid w:val="00EF336D"/>
    <w:rsid w:val="00EF5EB2"/>
    <w:rsid w:val="00EF6EBD"/>
    <w:rsid w:val="00EF7E8F"/>
    <w:rsid w:val="00F026EC"/>
    <w:rsid w:val="00F03404"/>
    <w:rsid w:val="00F069C3"/>
    <w:rsid w:val="00F1111D"/>
    <w:rsid w:val="00F14B13"/>
    <w:rsid w:val="00F1696E"/>
    <w:rsid w:val="00F16CC4"/>
    <w:rsid w:val="00F17C45"/>
    <w:rsid w:val="00F17DC1"/>
    <w:rsid w:val="00F201F9"/>
    <w:rsid w:val="00F22B19"/>
    <w:rsid w:val="00F242FF"/>
    <w:rsid w:val="00F31C03"/>
    <w:rsid w:val="00F31C57"/>
    <w:rsid w:val="00F32EFD"/>
    <w:rsid w:val="00F37043"/>
    <w:rsid w:val="00F4442F"/>
    <w:rsid w:val="00F46808"/>
    <w:rsid w:val="00F468C0"/>
    <w:rsid w:val="00F521E8"/>
    <w:rsid w:val="00F57559"/>
    <w:rsid w:val="00F57D22"/>
    <w:rsid w:val="00F61B71"/>
    <w:rsid w:val="00F64CBC"/>
    <w:rsid w:val="00F73461"/>
    <w:rsid w:val="00F75A73"/>
    <w:rsid w:val="00F75E9C"/>
    <w:rsid w:val="00F76828"/>
    <w:rsid w:val="00F77D51"/>
    <w:rsid w:val="00F80590"/>
    <w:rsid w:val="00F81145"/>
    <w:rsid w:val="00F81E3B"/>
    <w:rsid w:val="00F81FF6"/>
    <w:rsid w:val="00F87151"/>
    <w:rsid w:val="00FA0E7B"/>
    <w:rsid w:val="00FA4E3B"/>
    <w:rsid w:val="00FA5260"/>
    <w:rsid w:val="00FA68C5"/>
    <w:rsid w:val="00FA6CAC"/>
    <w:rsid w:val="00FA6D3B"/>
    <w:rsid w:val="00FB2340"/>
    <w:rsid w:val="00FB5731"/>
    <w:rsid w:val="00FB599E"/>
    <w:rsid w:val="00FB5B97"/>
    <w:rsid w:val="00FB69E6"/>
    <w:rsid w:val="00FC0391"/>
    <w:rsid w:val="00FC4BF3"/>
    <w:rsid w:val="00FC732C"/>
    <w:rsid w:val="00FD2435"/>
    <w:rsid w:val="00FD2C95"/>
    <w:rsid w:val="00FD47A9"/>
    <w:rsid w:val="00FD581A"/>
    <w:rsid w:val="00FD7242"/>
    <w:rsid w:val="00FD7F3D"/>
    <w:rsid w:val="00FE090E"/>
    <w:rsid w:val="00FE41B1"/>
    <w:rsid w:val="00FE51C5"/>
    <w:rsid w:val="00FE5737"/>
    <w:rsid w:val="00FF00B4"/>
    <w:rsid w:val="00FF0BEA"/>
    <w:rsid w:val="00FF124D"/>
    <w:rsid w:val="00FF268E"/>
    <w:rsid w:val="00FF32C6"/>
    <w:rsid w:val="00FF3ADC"/>
    <w:rsid w:val="00FF4B42"/>
    <w:rsid w:val="00FF53FC"/>
    <w:rsid w:val="00FF69AA"/>
    <w:rsid w:val="00FF7094"/>
    <w:rsid w:val="00FF7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6F7B9"/>
  <w15:chartTrackingRefBased/>
  <w15:docId w15:val="{09217473-CE06-4A20-A55C-C854C29C2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D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D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4AF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autoRedefine/>
    <w:uiPriority w:val="10"/>
    <w:qFormat/>
    <w:rsid w:val="003B138D"/>
    <w:pPr>
      <w:snapToGrid w:val="0"/>
      <w:spacing w:before="180" w:after="0" w:line="192" w:lineRule="auto"/>
      <w:contextualSpacing/>
    </w:pPr>
    <w:rPr>
      <w:rFonts w:ascii="Arial Black" w:eastAsiaTheme="majorEastAsia" w:hAnsi="Arial Black" w:cstheme="majorBidi"/>
      <w:b/>
      <w:color w:val="ED7D31" w:themeColor="accent2"/>
      <w:spacing w:val="-10"/>
      <w:kern w:val="28"/>
      <w:sz w:val="48"/>
      <w:szCs w:val="48"/>
    </w:rPr>
  </w:style>
  <w:style w:type="character" w:customStyle="1" w:styleId="TitleChar">
    <w:name w:val="Title Char"/>
    <w:basedOn w:val="DefaultParagraphFont"/>
    <w:link w:val="Title"/>
    <w:uiPriority w:val="10"/>
    <w:rsid w:val="003B138D"/>
    <w:rPr>
      <w:rFonts w:ascii="Arial Black" w:eastAsiaTheme="majorEastAsia" w:hAnsi="Arial Black" w:cstheme="majorBidi"/>
      <w:b/>
      <w:color w:val="ED7D31" w:themeColor="accent2"/>
      <w:spacing w:val="-10"/>
      <w:kern w:val="28"/>
      <w:sz w:val="48"/>
      <w:szCs w:val="48"/>
    </w:rPr>
  </w:style>
  <w:style w:type="table" w:styleId="TableGrid">
    <w:name w:val="Table Grid"/>
    <w:basedOn w:val="TableNormal"/>
    <w:uiPriority w:val="39"/>
    <w:rsid w:val="00061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46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639"/>
  </w:style>
  <w:style w:type="paragraph" w:styleId="Footer">
    <w:name w:val="footer"/>
    <w:basedOn w:val="Normal"/>
    <w:link w:val="FooterChar"/>
    <w:uiPriority w:val="99"/>
    <w:unhideWhenUsed/>
    <w:rsid w:val="008346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639"/>
  </w:style>
  <w:style w:type="character" w:styleId="Hyperlink">
    <w:name w:val="Hyperlink"/>
    <w:basedOn w:val="DefaultParagraphFont"/>
    <w:uiPriority w:val="99"/>
    <w:unhideWhenUsed/>
    <w:rsid w:val="00A96A2C"/>
    <w:rPr>
      <w:color w:val="0563C1" w:themeColor="hyperlink"/>
      <w:u w:val="single"/>
    </w:rPr>
  </w:style>
  <w:style w:type="character" w:styleId="UnresolvedMention">
    <w:name w:val="Unresolved Mention"/>
    <w:basedOn w:val="DefaultParagraphFont"/>
    <w:uiPriority w:val="99"/>
    <w:semiHidden/>
    <w:unhideWhenUsed/>
    <w:rsid w:val="00A96A2C"/>
    <w:rPr>
      <w:color w:val="605E5C"/>
      <w:shd w:val="clear" w:color="auto" w:fill="E1DFDD"/>
    </w:rPr>
  </w:style>
  <w:style w:type="paragraph" w:styleId="ListParagraph">
    <w:name w:val="List Paragraph"/>
    <w:basedOn w:val="Normal"/>
    <w:uiPriority w:val="34"/>
    <w:qFormat/>
    <w:rsid w:val="00BF38E1"/>
    <w:pPr>
      <w:ind w:left="720"/>
      <w:contextualSpacing/>
    </w:pPr>
  </w:style>
  <w:style w:type="paragraph" w:styleId="FootnoteText">
    <w:name w:val="footnote text"/>
    <w:basedOn w:val="Normal"/>
    <w:link w:val="FootnoteTextChar"/>
    <w:uiPriority w:val="99"/>
    <w:semiHidden/>
    <w:unhideWhenUsed/>
    <w:rsid w:val="00C655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55B4"/>
    <w:rPr>
      <w:sz w:val="20"/>
      <w:szCs w:val="20"/>
    </w:rPr>
  </w:style>
  <w:style w:type="character" w:styleId="FootnoteReference">
    <w:name w:val="footnote reference"/>
    <w:basedOn w:val="DefaultParagraphFont"/>
    <w:uiPriority w:val="99"/>
    <w:semiHidden/>
    <w:unhideWhenUsed/>
    <w:rsid w:val="00C655B4"/>
    <w:rPr>
      <w:vertAlign w:val="superscript"/>
    </w:rPr>
  </w:style>
  <w:style w:type="character" w:customStyle="1" w:styleId="normaltextrun">
    <w:name w:val="normaltextrun"/>
    <w:basedOn w:val="DefaultParagraphFont"/>
    <w:rsid w:val="005600D1"/>
  </w:style>
  <w:style w:type="character" w:customStyle="1" w:styleId="eop">
    <w:name w:val="eop"/>
    <w:basedOn w:val="DefaultParagraphFont"/>
    <w:rsid w:val="005600D1"/>
  </w:style>
  <w:style w:type="character" w:styleId="CommentReference">
    <w:name w:val="annotation reference"/>
    <w:basedOn w:val="DefaultParagraphFont"/>
    <w:uiPriority w:val="99"/>
    <w:semiHidden/>
    <w:unhideWhenUsed/>
    <w:rsid w:val="007D2DBE"/>
    <w:rPr>
      <w:sz w:val="16"/>
      <w:szCs w:val="16"/>
    </w:rPr>
  </w:style>
  <w:style w:type="paragraph" w:styleId="CommentText">
    <w:name w:val="annotation text"/>
    <w:basedOn w:val="Normal"/>
    <w:link w:val="CommentTextChar"/>
    <w:uiPriority w:val="99"/>
    <w:semiHidden/>
    <w:unhideWhenUsed/>
    <w:rsid w:val="007D2DBE"/>
    <w:pPr>
      <w:spacing w:line="240" w:lineRule="auto"/>
    </w:pPr>
    <w:rPr>
      <w:sz w:val="20"/>
      <w:szCs w:val="20"/>
    </w:rPr>
  </w:style>
  <w:style w:type="character" w:customStyle="1" w:styleId="CommentTextChar">
    <w:name w:val="Comment Text Char"/>
    <w:basedOn w:val="DefaultParagraphFont"/>
    <w:link w:val="CommentText"/>
    <w:uiPriority w:val="99"/>
    <w:semiHidden/>
    <w:rsid w:val="007D2DBE"/>
    <w:rPr>
      <w:sz w:val="20"/>
      <w:szCs w:val="20"/>
    </w:rPr>
  </w:style>
  <w:style w:type="paragraph" w:styleId="CommentSubject">
    <w:name w:val="annotation subject"/>
    <w:basedOn w:val="CommentText"/>
    <w:next w:val="CommentText"/>
    <w:link w:val="CommentSubjectChar"/>
    <w:uiPriority w:val="99"/>
    <w:semiHidden/>
    <w:unhideWhenUsed/>
    <w:rsid w:val="007D2DBE"/>
    <w:rPr>
      <w:b/>
      <w:bCs/>
    </w:rPr>
  </w:style>
  <w:style w:type="character" w:customStyle="1" w:styleId="CommentSubjectChar">
    <w:name w:val="Comment Subject Char"/>
    <w:basedOn w:val="CommentTextChar"/>
    <w:link w:val="CommentSubject"/>
    <w:uiPriority w:val="99"/>
    <w:semiHidden/>
    <w:rsid w:val="007D2DBE"/>
    <w:rPr>
      <w:b/>
      <w:bCs/>
      <w:sz w:val="20"/>
      <w:szCs w:val="20"/>
    </w:rPr>
  </w:style>
  <w:style w:type="paragraph" w:styleId="BalloonText">
    <w:name w:val="Balloon Text"/>
    <w:basedOn w:val="Normal"/>
    <w:link w:val="BalloonTextChar"/>
    <w:uiPriority w:val="99"/>
    <w:semiHidden/>
    <w:unhideWhenUsed/>
    <w:rsid w:val="009855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565"/>
    <w:rPr>
      <w:rFonts w:ascii="Segoe UI" w:hAnsi="Segoe UI" w:cs="Segoe UI"/>
      <w:sz w:val="18"/>
      <w:szCs w:val="18"/>
    </w:rPr>
  </w:style>
  <w:style w:type="paragraph" w:styleId="NormalWeb">
    <w:name w:val="Normal (Web)"/>
    <w:basedOn w:val="Normal"/>
    <w:uiPriority w:val="99"/>
    <w:unhideWhenUsed/>
    <w:rsid w:val="000A49E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71046">
      <w:bodyDiv w:val="1"/>
      <w:marLeft w:val="0"/>
      <w:marRight w:val="0"/>
      <w:marTop w:val="0"/>
      <w:marBottom w:val="0"/>
      <w:divBdr>
        <w:top w:val="none" w:sz="0" w:space="0" w:color="auto"/>
        <w:left w:val="none" w:sz="0" w:space="0" w:color="auto"/>
        <w:bottom w:val="none" w:sz="0" w:space="0" w:color="auto"/>
        <w:right w:val="none" w:sz="0" w:space="0" w:color="auto"/>
      </w:divBdr>
    </w:div>
    <w:div w:id="326981552">
      <w:bodyDiv w:val="1"/>
      <w:marLeft w:val="0"/>
      <w:marRight w:val="0"/>
      <w:marTop w:val="0"/>
      <w:marBottom w:val="0"/>
      <w:divBdr>
        <w:top w:val="none" w:sz="0" w:space="0" w:color="auto"/>
        <w:left w:val="none" w:sz="0" w:space="0" w:color="auto"/>
        <w:bottom w:val="none" w:sz="0" w:space="0" w:color="auto"/>
        <w:right w:val="none" w:sz="0" w:space="0" w:color="auto"/>
      </w:divBdr>
    </w:div>
    <w:div w:id="369378186">
      <w:bodyDiv w:val="1"/>
      <w:marLeft w:val="0"/>
      <w:marRight w:val="0"/>
      <w:marTop w:val="0"/>
      <w:marBottom w:val="0"/>
      <w:divBdr>
        <w:top w:val="none" w:sz="0" w:space="0" w:color="auto"/>
        <w:left w:val="none" w:sz="0" w:space="0" w:color="auto"/>
        <w:bottom w:val="none" w:sz="0" w:space="0" w:color="auto"/>
        <w:right w:val="none" w:sz="0" w:space="0" w:color="auto"/>
      </w:divBdr>
    </w:div>
    <w:div w:id="399985312">
      <w:bodyDiv w:val="1"/>
      <w:marLeft w:val="0"/>
      <w:marRight w:val="0"/>
      <w:marTop w:val="0"/>
      <w:marBottom w:val="0"/>
      <w:divBdr>
        <w:top w:val="none" w:sz="0" w:space="0" w:color="auto"/>
        <w:left w:val="none" w:sz="0" w:space="0" w:color="auto"/>
        <w:bottom w:val="none" w:sz="0" w:space="0" w:color="auto"/>
        <w:right w:val="none" w:sz="0" w:space="0" w:color="auto"/>
      </w:divBdr>
    </w:div>
    <w:div w:id="557056065">
      <w:bodyDiv w:val="1"/>
      <w:marLeft w:val="0"/>
      <w:marRight w:val="0"/>
      <w:marTop w:val="0"/>
      <w:marBottom w:val="0"/>
      <w:divBdr>
        <w:top w:val="none" w:sz="0" w:space="0" w:color="auto"/>
        <w:left w:val="none" w:sz="0" w:space="0" w:color="auto"/>
        <w:bottom w:val="none" w:sz="0" w:space="0" w:color="auto"/>
        <w:right w:val="none" w:sz="0" w:space="0" w:color="auto"/>
      </w:divBdr>
    </w:div>
    <w:div w:id="871891020">
      <w:bodyDiv w:val="1"/>
      <w:marLeft w:val="0"/>
      <w:marRight w:val="0"/>
      <w:marTop w:val="0"/>
      <w:marBottom w:val="0"/>
      <w:divBdr>
        <w:top w:val="none" w:sz="0" w:space="0" w:color="auto"/>
        <w:left w:val="none" w:sz="0" w:space="0" w:color="auto"/>
        <w:bottom w:val="none" w:sz="0" w:space="0" w:color="auto"/>
        <w:right w:val="none" w:sz="0" w:space="0" w:color="auto"/>
      </w:divBdr>
    </w:div>
    <w:div w:id="903249796">
      <w:bodyDiv w:val="1"/>
      <w:marLeft w:val="0"/>
      <w:marRight w:val="0"/>
      <w:marTop w:val="0"/>
      <w:marBottom w:val="0"/>
      <w:divBdr>
        <w:top w:val="none" w:sz="0" w:space="0" w:color="auto"/>
        <w:left w:val="none" w:sz="0" w:space="0" w:color="auto"/>
        <w:bottom w:val="none" w:sz="0" w:space="0" w:color="auto"/>
        <w:right w:val="none" w:sz="0" w:space="0" w:color="auto"/>
      </w:divBdr>
    </w:div>
    <w:div w:id="1080063187">
      <w:bodyDiv w:val="1"/>
      <w:marLeft w:val="0"/>
      <w:marRight w:val="0"/>
      <w:marTop w:val="0"/>
      <w:marBottom w:val="0"/>
      <w:divBdr>
        <w:top w:val="none" w:sz="0" w:space="0" w:color="auto"/>
        <w:left w:val="none" w:sz="0" w:space="0" w:color="auto"/>
        <w:bottom w:val="none" w:sz="0" w:space="0" w:color="auto"/>
        <w:right w:val="none" w:sz="0" w:space="0" w:color="auto"/>
      </w:divBdr>
    </w:div>
    <w:div w:id="1081296541">
      <w:bodyDiv w:val="1"/>
      <w:marLeft w:val="0"/>
      <w:marRight w:val="0"/>
      <w:marTop w:val="0"/>
      <w:marBottom w:val="0"/>
      <w:divBdr>
        <w:top w:val="none" w:sz="0" w:space="0" w:color="auto"/>
        <w:left w:val="none" w:sz="0" w:space="0" w:color="auto"/>
        <w:bottom w:val="none" w:sz="0" w:space="0" w:color="auto"/>
        <w:right w:val="none" w:sz="0" w:space="0" w:color="auto"/>
      </w:divBdr>
    </w:div>
    <w:div w:id="1151212410">
      <w:bodyDiv w:val="1"/>
      <w:marLeft w:val="0"/>
      <w:marRight w:val="0"/>
      <w:marTop w:val="0"/>
      <w:marBottom w:val="0"/>
      <w:divBdr>
        <w:top w:val="none" w:sz="0" w:space="0" w:color="auto"/>
        <w:left w:val="none" w:sz="0" w:space="0" w:color="auto"/>
        <w:bottom w:val="none" w:sz="0" w:space="0" w:color="auto"/>
        <w:right w:val="none" w:sz="0" w:space="0" w:color="auto"/>
      </w:divBdr>
    </w:div>
    <w:div w:id="1241789307">
      <w:bodyDiv w:val="1"/>
      <w:marLeft w:val="0"/>
      <w:marRight w:val="0"/>
      <w:marTop w:val="0"/>
      <w:marBottom w:val="0"/>
      <w:divBdr>
        <w:top w:val="none" w:sz="0" w:space="0" w:color="auto"/>
        <w:left w:val="none" w:sz="0" w:space="0" w:color="auto"/>
        <w:bottom w:val="none" w:sz="0" w:space="0" w:color="auto"/>
        <w:right w:val="none" w:sz="0" w:space="0" w:color="auto"/>
      </w:divBdr>
    </w:div>
    <w:div w:id="1271626147">
      <w:bodyDiv w:val="1"/>
      <w:marLeft w:val="0"/>
      <w:marRight w:val="0"/>
      <w:marTop w:val="0"/>
      <w:marBottom w:val="0"/>
      <w:divBdr>
        <w:top w:val="none" w:sz="0" w:space="0" w:color="auto"/>
        <w:left w:val="none" w:sz="0" w:space="0" w:color="auto"/>
        <w:bottom w:val="none" w:sz="0" w:space="0" w:color="auto"/>
        <w:right w:val="none" w:sz="0" w:space="0" w:color="auto"/>
      </w:divBdr>
    </w:div>
    <w:div w:id="1649893934">
      <w:bodyDiv w:val="1"/>
      <w:marLeft w:val="0"/>
      <w:marRight w:val="0"/>
      <w:marTop w:val="0"/>
      <w:marBottom w:val="0"/>
      <w:divBdr>
        <w:top w:val="none" w:sz="0" w:space="0" w:color="auto"/>
        <w:left w:val="none" w:sz="0" w:space="0" w:color="auto"/>
        <w:bottom w:val="none" w:sz="0" w:space="0" w:color="auto"/>
        <w:right w:val="none" w:sz="0" w:space="0" w:color="auto"/>
      </w:divBdr>
    </w:div>
    <w:div w:id="1739012321">
      <w:bodyDiv w:val="1"/>
      <w:marLeft w:val="0"/>
      <w:marRight w:val="0"/>
      <w:marTop w:val="0"/>
      <w:marBottom w:val="0"/>
      <w:divBdr>
        <w:top w:val="none" w:sz="0" w:space="0" w:color="auto"/>
        <w:left w:val="none" w:sz="0" w:space="0" w:color="auto"/>
        <w:bottom w:val="none" w:sz="0" w:space="0" w:color="auto"/>
        <w:right w:val="none" w:sz="0" w:space="0" w:color="auto"/>
      </w:divBdr>
    </w:div>
    <w:div w:id="1804537534">
      <w:bodyDiv w:val="1"/>
      <w:marLeft w:val="0"/>
      <w:marRight w:val="0"/>
      <w:marTop w:val="0"/>
      <w:marBottom w:val="0"/>
      <w:divBdr>
        <w:top w:val="none" w:sz="0" w:space="0" w:color="auto"/>
        <w:left w:val="none" w:sz="0" w:space="0" w:color="auto"/>
        <w:bottom w:val="none" w:sz="0" w:space="0" w:color="auto"/>
        <w:right w:val="none" w:sz="0" w:space="0" w:color="auto"/>
      </w:divBdr>
    </w:div>
    <w:div w:id="195397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jp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ttc.org/Portals/0/Documents/Reports/2021/Global%20Economic%20Impact%20and%20Trends%202021.pdf?ver=2021-07-01-114957-177"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unwto.org/news/2020-worst-year-in-tourism-history-with-1-billion-fewer-international-arrivals"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unctad.org/system/files/official-document/ditcinf2021d3_en_0.pdf"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74F3A6CE927834FA5F933A7F5F16E10" ma:contentTypeVersion="11" ma:contentTypeDescription="Create a new document." ma:contentTypeScope="" ma:versionID="a853c21eaf2f921553b3e9df551efcc3">
  <xsd:schema xmlns:xsd="http://www.w3.org/2001/XMLSchema" xmlns:xs="http://www.w3.org/2001/XMLSchema" xmlns:p="http://schemas.microsoft.com/office/2006/metadata/properties" xmlns:ns3="86e29117-e53d-44f1-a240-6b819dd83995" xmlns:ns4="5183cafb-0ed2-4067-9527-fe42d5010cff" targetNamespace="http://schemas.microsoft.com/office/2006/metadata/properties" ma:root="true" ma:fieldsID="9af5fb38d9e0157795b31e66959ff897" ns3:_="" ns4:_="">
    <xsd:import namespace="86e29117-e53d-44f1-a240-6b819dd83995"/>
    <xsd:import namespace="5183cafb-0ed2-4067-9527-fe42d5010cf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e29117-e53d-44f1-a240-6b819dd839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83cafb-0ed2-4067-9527-fe42d5010cf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989ED7-8AC7-4055-83E7-23142589C7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6A4D0E-BF0B-4E5F-80AA-36453E0FE0A9}">
  <ds:schemaRefs>
    <ds:schemaRef ds:uri="http://schemas.openxmlformats.org/officeDocument/2006/bibliography"/>
  </ds:schemaRefs>
</ds:datastoreItem>
</file>

<file path=customXml/itemProps3.xml><?xml version="1.0" encoding="utf-8"?>
<ds:datastoreItem xmlns:ds="http://schemas.openxmlformats.org/officeDocument/2006/customXml" ds:itemID="{3A25103A-AA03-4C38-BFF1-0089163CB0D5}">
  <ds:schemaRefs>
    <ds:schemaRef ds:uri="http://schemas.microsoft.com/sharepoint/v3/contenttype/forms"/>
  </ds:schemaRefs>
</ds:datastoreItem>
</file>

<file path=customXml/itemProps4.xml><?xml version="1.0" encoding="utf-8"?>
<ds:datastoreItem xmlns:ds="http://schemas.openxmlformats.org/officeDocument/2006/customXml" ds:itemID="{0F4AA2BC-BBCB-454F-835D-16B5E2AFD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e29117-e53d-44f1-a240-6b819dd83995"/>
    <ds:schemaRef ds:uri="5183cafb-0ed2-4067-9527-fe42d5010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1176</TotalTime>
  <Pages>27</Pages>
  <Words>7654</Words>
  <Characters>43629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The Brookings Institution</Company>
  <LinksUpToDate>false</LinksUpToDate>
  <CharactersWithSpaces>51181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 Maria Milesi-Ferretti</dc:creator>
  <cp:keywords/>
  <dc:description/>
  <cp:lastModifiedBy>Gian Maria Milesi-Ferretti</cp:lastModifiedBy>
  <cp:revision>35</cp:revision>
  <dcterms:created xsi:type="dcterms:W3CDTF">2021-08-04T19:38:00Z</dcterms:created>
  <dcterms:modified xsi:type="dcterms:W3CDTF">2021-08-05T16:05:00Z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0x010100874F3A6CE927834FA5F933A7F5F16E10</vt:lpwstr>
  </property>
</Properties>
</file>